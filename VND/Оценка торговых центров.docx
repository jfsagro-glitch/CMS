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E47BA" w14:textId="77777777" w:rsidR="006941F9" w:rsidRPr="006941F9" w:rsidRDefault="006941F9" w:rsidP="006941F9">
      <w:pPr>
        <w:pStyle w:val="30"/>
        <w:spacing w:before="480" w:after="240" w:line="450" w:lineRule="atLeast"/>
        <w:rPr>
          <w:ins w:id="0" w:author="_" w:date="2025-11-25T12:48:00Z"/>
          <w:rFonts w:ascii="Segoe UI" w:hAnsi="Segoe UI" w:cs="Segoe UI"/>
          <w:color w:val="000000" w:themeColor="text1"/>
          <w:sz w:val="30"/>
          <w:szCs w:val="30"/>
          <w:rPrChange w:id="1" w:author="_" w:date="2025-11-25T12:49:00Z">
            <w:rPr>
              <w:ins w:id="2" w:author="_" w:date="2025-11-25T12:48:00Z"/>
              <w:rFonts w:ascii="Segoe UI" w:hAnsi="Segoe UI" w:cs="Segoe UI"/>
              <w:color w:val="F9FAFB"/>
              <w:sz w:val="30"/>
              <w:szCs w:val="30"/>
            </w:rPr>
          </w:rPrChange>
        </w:rPr>
      </w:pPr>
      <w:bookmarkStart w:id="3" w:name="_Toc494813043"/>
      <w:bookmarkStart w:id="4" w:name="_Toc494368445"/>
      <w:ins w:id="5" w:author="_" w:date="2025-11-25T12:48:00Z">
        <w:r w:rsidRPr="006941F9">
          <w:rPr>
            <w:rStyle w:val="afa"/>
            <w:rFonts w:ascii="Segoe UI" w:hAnsi="Segoe UI" w:cs="Segoe UI"/>
            <w:b w:val="0"/>
            <w:bCs w:val="0"/>
            <w:color w:val="000000" w:themeColor="text1"/>
            <w:sz w:val="30"/>
            <w:szCs w:val="30"/>
            <w:rPrChange w:id="6" w:author="_" w:date="2025-11-25T12:49:00Z">
              <w:rPr>
                <w:rStyle w:val="afa"/>
                <w:rFonts w:ascii="Segoe UI" w:hAnsi="Segoe UI" w:cs="Segoe UI"/>
                <w:b w:val="0"/>
                <w:bCs w:val="0"/>
                <w:color w:val="F9FAFB"/>
                <w:sz w:val="30"/>
                <w:szCs w:val="30"/>
              </w:rPr>
            </w:rPrChange>
          </w:rPr>
          <w:t>Подробная инструкция по оценке и анализу рисков при залоге торговых центров</w:t>
        </w:r>
      </w:ins>
    </w:p>
    <w:p w14:paraId="41526D08" w14:textId="77777777" w:rsidR="006941F9" w:rsidRPr="006941F9" w:rsidRDefault="006941F9" w:rsidP="006941F9">
      <w:pPr>
        <w:pStyle w:val="40"/>
        <w:spacing w:before="240" w:after="240" w:line="420" w:lineRule="atLeast"/>
        <w:rPr>
          <w:ins w:id="7" w:author="_" w:date="2025-11-25T12:48:00Z"/>
          <w:rFonts w:ascii="Segoe UI" w:hAnsi="Segoe UI" w:cs="Segoe UI"/>
          <w:color w:val="000000" w:themeColor="text1"/>
          <w:szCs w:val="24"/>
          <w:rPrChange w:id="8" w:author="_" w:date="2025-11-25T12:49:00Z">
            <w:rPr>
              <w:ins w:id="9" w:author="_" w:date="2025-11-25T12:48:00Z"/>
              <w:rFonts w:ascii="Segoe UI" w:hAnsi="Segoe UI" w:cs="Segoe UI"/>
              <w:color w:val="F9FAFB"/>
              <w:szCs w:val="24"/>
            </w:rPr>
          </w:rPrChange>
        </w:rPr>
      </w:pPr>
      <w:ins w:id="10" w:author="_" w:date="2025-11-25T12:48:00Z">
        <w:r w:rsidRPr="006941F9">
          <w:rPr>
            <w:rStyle w:val="afa"/>
            <w:rFonts w:ascii="Segoe UI" w:hAnsi="Segoe UI" w:cs="Segoe UI"/>
            <w:b w:val="0"/>
            <w:bCs w:val="0"/>
            <w:color w:val="000000" w:themeColor="text1"/>
            <w:rPrChange w:id="11" w:author="_" w:date="2025-11-25T12:49:00Z">
              <w:rPr>
                <w:rStyle w:val="afa"/>
                <w:rFonts w:ascii="Segoe UI" w:hAnsi="Segoe UI" w:cs="Segoe UI"/>
                <w:b w:val="0"/>
                <w:bCs w:val="0"/>
                <w:color w:val="F9FAFB"/>
              </w:rPr>
            </w:rPrChange>
          </w:rPr>
          <w:t>1. Этап 1: Подготовка и Запрос Документов (</w:t>
        </w:r>
        <w:proofErr w:type="spellStart"/>
        <w:r w:rsidRPr="006941F9">
          <w:rPr>
            <w:rStyle w:val="afa"/>
            <w:rFonts w:ascii="Segoe UI" w:hAnsi="Segoe UI" w:cs="Segoe UI"/>
            <w:b w:val="0"/>
            <w:bCs w:val="0"/>
            <w:color w:val="000000" w:themeColor="text1"/>
            <w:rPrChange w:id="12" w:author="_" w:date="2025-11-25T12:49:00Z">
              <w:rPr>
                <w:rStyle w:val="afa"/>
                <w:rFonts w:ascii="Segoe UI" w:hAnsi="Segoe UI" w:cs="Segoe UI"/>
                <w:b w:val="0"/>
                <w:bCs w:val="0"/>
                <w:color w:val="F9FAFB"/>
              </w:rPr>
            </w:rPrChange>
          </w:rPr>
          <w:t>Due</w:t>
        </w:r>
        <w:proofErr w:type="spellEnd"/>
        <w:r w:rsidRPr="006941F9">
          <w:rPr>
            <w:rStyle w:val="afa"/>
            <w:rFonts w:ascii="Segoe UI" w:hAnsi="Segoe UI" w:cs="Segoe UI"/>
            <w:b w:val="0"/>
            <w:bCs w:val="0"/>
            <w:color w:val="000000" w:themeColor="text1"/>
            <w:rPrChange w:id="13" w:author="_" w:date="2025-11-25T12:49:00Z">
              <w:rPr>
                <w:rStyle w:val="afa"/>
                <w:rFonts w:ascii="Segoe UI" w:hAnsi="Segoe UI" w:cs="Segoe UI"/>
                <w:b w:val="0"/>
                <w:bCs w:val="0"/>
                <w:color w:val="F9FAFB"/>
              </w:rPr>
            </w:rPrChange>
          </w:rPr>
          <w:t xml:space="preserve"> </w:t>
        </w:r>
        <w:proofErr w:type="spellStart"/>
        <w:r w:rsidRPr="006941F9">
          <w:rPr>
            <w:rStyle w:val="afa"/>
            <w:rFonts w:ascii="Segoe UI" w:hAnsi="Segoe UI" w:cs="Segoe UI"/>
            <w:b w:val="0"/>
            <w:bCs w:val="0"/>
            <w:color w:val="000000" w:themeColor="text1"/>
            <w:rPrChange w:id="14" w:author="_" w:date="2025-11-25T12:49:00Z">
              <w:rPr>
                <w:rStyle w:val="afa"/>
                <w:rFonts w:ascii="Segoe UI" w:hAnsi="Segoe UI" w:cs="Segoe UI"/>
                <w:b w:val="0"/>
                <w:bCs w:val="0"/>
                <w:color w:val="F9FAFB"/>
              </w:rPr>
            </w:rPrChange>
          </w:rPr>
          <w:t>Diligence</w:t>
        </w:r>
        <w:proofErr w:type="spellEnd"/>
        <w:r w:rsidRPr="006941F9">
          <w:rPr>
            <w:rStyle w:val="afa"/>
            <w:rFonts w:ascii="Segoe UI" w:hAnsi="Segoe UI" w:cs="Segoe UI"/>
            <w:b w:val="0"/>
            <w:bCs w:val="0"/>
            <w:color w:val="000000" w:themeColor="text1"/>
            <w:rPrChange w:id="15" w:author="_" w:date="2025-11-25T12:49:00Z">
              <w:rPr>
                <w:rStyle w:val="afa"/>
                <w:rFonts w:ascii="Segoe UI" w:hAnsi="Segoe UI" w:cs="Segoe UI"/>
                <w:b w:val="0"/>
                <w:bCs w:val="0"/>
                <w:color w:val="F9FAFB"/>
              </w:rPr>
            </w:rPrChange>
          </w:rPr>
          <w:t>)</w:t>
        </w:r>
      </w:ins>
    </w:p>
    <w:p w14:paraId="122DAA2B" w14:textId="77777777" w:rsidR="006941F9" w:rsidRPr="006941F9" w:rsidRDefault="006941F9" w:rsidP="006941F9">
      <w:pPr>
        <w:pStyle w:val="ds-markdown-paragraph"/>
        <w:spacing w:before="240" w:beforeAutospacing="0" w:after="240" w:afterAutospacing="0" w:line="420" w:lineRule="atLeast"/>
        <w:rPr>
          <w:ins w:id="16" w:author="_" w:date="2025-11-25T12:48:00Z"/>
          <w:rFonts w:ascii="Segoe UI" w:hAnsi="Segoe UI" w:cs="Segoe UI"/>
          <w:color w:val="000000" w:themeColor="text1"/>
          <w:rPrChange w:id="17" w:author="_" w:date="2025-11-25T12:49:00Z">
            <w:rPr>
              <w:ins w:id="18" w:author="_" w:date="2025-11-25T12:48:00Z"/>
              <w:rFonts w:ascii="Segoe UI" w:hAnsi="Segoe UI" w:cs="Segoe UI"/>
              <w:color w:val="F9FAFB"/>
            </w:rPr>
          </w:rPrChange>
        </w:rPr>
      </w:pPr>
      <w:ins w:id="19" w:author="_" w:date="2025-11-25T12:48:00Z">
        <w:r w:rsidRPr="006941F9">
          <w:rPr>
            <w:rFonts w:ascii="Segoe UI" w:hAnsi="Segoe UI" w:cs="Segoe UI"/>
            <w:color w:val="000000" w:themeColor="text1"/>
            <w:rPrChange w:id="20" w:author="_" w:date="2025-11-25T12:49:00Z">
              <w:rPr>
                <w:rFonts w:ascii="Segoe UI" w:hAnsi="Segoe UI" w:cs="Segoe UI"/>
                <w:color w:val="F9FAFB"/>
              </w:rPr>
            </w:rPrChange>
          </w:rPr>
          <w:t>Перед началом оценки необходимо собрать полный пакет документов для идентификации объекта и верификации его финансовых показателей.</w:t>
        </w:r>
      </w:ins>
    </w:p>
    <w:p w14:paraId="7CE5FA6D" w14:textId="77777777" w:rsidR="006941F9" w:rsidRPr="006941F9" w:rsidRDefault="006941F9" w:rsidP="006941F9">
      <w:pPr>
        <w:pStyle w:val="ds-markdown-paragraph"/>
        <w:spacing w:before="240" w:beforeAutospacing="0" w:after="240" w:afterAutospacing="0" w:line="420" w:lineRule="atLeast"/>
        <w:rPr>
          <w:ins w:id="21" w:author="_" w:date="2025-11-25T12:48:00Z"/>
          <w:rFonts w:ascii="Segoe UI" w:hAnsi="Segoe UI" w:cs="Segoe UI"/>
          <w:color w:val="000000" w:themeColor="text1"/>
          <w:rPrChange w:id="22" w:author="_" w:date="2025-11-25T12:49:00Z">
            <w:rPr>
              <w:ins w:id="23" w:author="_" w:date="2025-11-25T12:48:00Z"/>
              <w:rFonts w:ascii="Segoe UI" w:hAnsi="Segoe UI" w:cs="Segoe UI"/>
              <w:color w:val="F9FAFB"/>
            </w:rPr>
          </w:rPrChange>
        </w:rPr>
      </w:pPr>
      <w:ins w:id="24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25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Обязательный пакет документов:</w:t>
        </w:r>
      </w:ins>
    </w:p>
    <w:p w14:paraId="1DC51A64" w14:textId="77777777" w:rsidR="006941F9" w:rsidRPr="006941F9" w:rsidRDefault="006941F9" w:rsidP="006941F9">
      <w:pPr>
        <w:pStyle w:val="ds-markdown-paragraph"/>
        <w:numPr>
          <w:ilvl w:val="0"/>
          <w:numId w:val="42"/>
        </w:numPr>
        <w:spacing w:after="120" w:afterAutospacing="0" w:line="420" w:lineRule="atLeast"/>
        <w:rPr>
          <w:ins w:id="26" w:author="_" w:date="2025-11-25T12:48:00Z"/>
          <w:rFonts w:ascii="Segoe UI" w:hAnsi="Segoe UI" w:cs="Segoe UI"/>
          <w:color w:val="000000" w:themeColor="text1"/>
          <w:rPrChange w:id="27" w:author="_" w:date="2025-11-25T12:49:00Z">
            <w:rPr>
              <w:ins w:id="28" w:author="_" w:date="2025-11-25T12:48:00Z"/>
              <w:rFonts w:ascii="Segoe UI" w:hAnsi="Segoe UI" w:cs="Segoe UI"/>
              <w:color w:val="F9FAFB"/>
            </w:rPr>
          </w:rPrChange>
        </w:rPr>
      </w:pPr>
      <w:ins w:id="29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30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Правоустанавливающие и технические документы:</w:t>
        </w:r>
      </w:ins>
    </w:p>
    <w:p w14:paraId="2D922C4C" w14:textId="77777777" w:rsidR="006941F9" w:rsidRPr="006941F9" w:rsidRDefault="006941F9" w:rsidP="006941F9">
      <w:pPr>
        <w:pStyle w:val="ds-markdown-paragraph"/>
        <w:numPr>
          <w:ilvl w:val="1"/>
          <w:numId w:val="42"/>
        </w:numPr>
        <w:spacing w:after="0" w:afterAutospacing="0" w:line="420" w:lineRule="atLeast"/>
        <w:rPr>
          <w:ins w:id="31" w:author="_" w:date="2025-11-25T12:48:00Z"/>
          <w:rFonts w:ascii="Segoe UI" w:hAnsi="Segoe UI" w:cs="Segoe UI"/>
          <w:color w:val="000000" w:themeColor="text1"/>
          <w:rPrChange w:id="32" w:author="_" w:date="2025-11-25T12:49:00Z">
            <w:rPr>
              <w:ins w:id="33" w:author="_" w:date="2025-11-25T12:48:00Z"/>
              <w:rFonts w:ascii="Segoe UI" w:hAnsi="Segoe UI" w:cs="Segoe UI"/>
              <w:color w:val="F9FAFB"/>
            </w:rPr>
          </w:rPrChange>
        </w:rPr>
      </w:pPr>
      <w:ins w:id="34" w:author="_" w:date="2025-11-25T12:48:00Z">
        <w:r w:rsidRPr="006941F9">
          <w:rPr>
            <w:rFonts w:ascii="Segoe UI" w:hAnsi="Segoe UI" w:cs="Segoe UI"/>
            <w:color w:val="000000" w:themeColor="text1"/>
            <w:rPrChange w:id="35" w:author="_" w:date="2025-11-25T12:49:00Z">
              <w:rPr>
                <w:rFonts w:ascii="Segoe UI" w:hAnsi="Segoe UI" w:cs="Segoe UI"/>
                <w:color w:val="F9FAFB"/>
              </w:rPr>
            </w:rPrChange>
          </w:rPr>
          <w:t>Выписка из ЕГРН на здание и земельный участок.</w:t>
        </w:r>
      </w:ins>
    </w:p>
    <w:p w14:paraId="5BBA1B67" w14:textId="77777777" w:rsidR="006941F9" w:rsidRPr="006941F9" w:rsidRDefault="006941F9" w:rsidP="006941F9">
      <w:pPr>
        <w:pStyle w:val="ds-markdown-paragraph"/>
        <w:numPr>
          <w:ilvl w:val="1"/>
          <w:numId w:val="42"/>
        </w:numPr>
        <w:spacing w:after="0" w:afterAutospacing="0" w:line="420" w:lineRule="atLeast"/>
        <w:rPr>
          <w:ins w:id="36" w:author="_" w:date="2025-11-25T12:48:00Z"/>
          <w:rFonts w:ascii="Segoe UI" w:hAnsi="Segoe UI" w:cs="Segoe UI"/>
          <w:color w:val="000000" w:themeColor="text1"/>
          <w:rPrChange w:id="37" w:author="_" w:date="2025-11-25T12:49:00Z">
            <w:rPr>
              <w:ins w:id="38" w:author="_" w:date="2025-11-25T12:48:00Z"/>
              <w:rFonts w:ascii="Segoe UI" w:hAnsi="Segoe UI" w:cs="Segoe UI"/>
              <w:color w:val="F9FAFB"/>
            </w:rPr>
          </w:rPrChange>
        </w:rPr>
      </w:pPr>
      <w:ins w:id="39" w:author="_" w:date="2025-11-25T12:48:00Z">
        <w:r w:rsidRPr="006941F9">
          <w:rPr>
            <w:rFonts w:ascii="Segoe UI" w:hAnsi="Segoe UI" w:cs="Segoe UI"/>
            <w:color w:val="000000" w:themeColor="text1"/>
            <w:rPrChange w:id="40" w:author="_" w:date="2025-11-25T12:49:00Z">
              <w:rPr>
                <w:rFonts w:ascii="Segoe UI" w:hAnsi="Segoe UI" w:cs="Segoe UI"/>
                <w:color w:val="F9FAFB"/>
              </w:rPr>
            </w:rPrChange>
          </w:rPr>
          <w:t>Технический паспорт БТИ с поэтажными планами и экспликациями.</w:t>
        </w:r>
      </w:ins>
    </w:p>
    <w:p w14:paraId="0DBA1650" w14:textId="77777777" w:rsidR="006941F9" w:rsidRPr="006941F9" w:rsidRDefault="006941F9" w:rsidP="006941F9">
      <w:pPr>
        <w:pStyle w:val="ds-markdown-paragraph"/>
        <w:numPr>
          <w:ilvl w:val="1"/>
          <w:numId w:val="42"/>
        </w:numPr>
        <w:spacing w:after="0" w:afterAutospacing="0" w:line="420" w:lineRule="atLeast"/>
        <w:rPr>
          <w:ins w:id="41" w:author="_" w:date="2025-11-25T12:48:00Z"/>
          <w:rFonts w:ascii="Segoe UI" w:hAnsi="Segoe UI" w:cs="Segoe UI"/>
          <w:color w:val="000000" w:themeColor="text1"/>
          <w:rPrChange w:id="42" w:author="_" w:date="2025-11-25T12:49:00Z">
            <w:rPr>
              <w:ins w:id="43" w:author="_" w:date="2025-11-25T12:48:00Z"/>
              <w:rFonts w:ascii="Segoe UI" w:hAnsi="Segoe UI" w:cs="Segoe UI"/>
              <w:color w:val="F9FAFB"/>
            </w:rPr>
          </w:rPrChange>
        </w:rPr>
      </w:pPr>
      <w:ins w:id="44" w:author="_" w:date="2025-11-25T12:48:00Z">
        <w:r w:rsidRPr="006941F9">
          <w:rPr>
            <w:rFonts w:ascii="Segoe UI" w:hAnsi="Segoe UI" w:cs="Segoe UI"/>
            <w:color w:val="000000" w:themeColor="text1"/>
            <w:rPrChange w:id="45" w:author="_" w:date="2025-11-25T12:49:00Z">
              <w:rPr>
                <w:rFonts w:ascii="Segoe UI" w:hAnsi="Segoe UI" w:cs="Segoe UI"/>
                <w:color w:val="F9FAFB"/>
              </w:rPr>
            </w:rPrChange>
          </w:rPr>
          <w:t>Свидетельство о государственной регистрации права или его аналогичный документ.</w:t>
        </w:r>
      </w:ins>
    </w:p>
    <w:p w14:paraId="36F6B103" w14:textId="77777777" w:rsidR="006941F9" w:rsidRPr="006941F9" w:rsidRDefault="006941F9" w:rsidP="006941F9">
      <w:pPr>
        <w:pStyle w:val="ds-markdown-paragraph"/>
        <w:numPr>
          <w:ilvl w:val="1"/>
          <w:numId w:val="42"/>
        </w:numPr>
        <w:spacing w:after="0" w:afterAutospacing="0" w:line="420" w:lineRule="atLeast"/>
        <w:rPr>
          <w:ins w:id="46" w:author="_" w:date="2025-11-25T12:48:00Z"/>
          <w:rFonts w:ascii="Segoe UI" w:hAnsi="Segoe UI" w:cs="Segoe UI"/>
          <w:color w:val="000000" w:themeColor="text1"/>
          <w:rPrChange w:id="47" w:author="_" w:date="2025-11-25T12:49:00Z">
            <w:rPr>
              <w:ins w:id="48" w:author="_" w:date="2025-11-25T12:48:00Z"/>
              <w:rFonts w:ascii="Segoe UI" w:hAnsi="Segoe UI" w:cs="Segoe UI"/>
              <w:color w:val="F9FAFB"/>
            </w:rPr>
          </w:rPrChange>
        </w:rPr>
      </w:pPr>
      <w:ins w:id="49" w:author="_" w:date="2025-11-25T12:48:00Z">
        <w:r w:rsidRPr="006941F9">
          <w:rPr>
            <w:rFonts w:ascii="Segoe UI" w:hAnsi="Segoe UI" w:cs="Segoe UI"/>
            <w:color w:val="000000" w:themeColor="text1"/>
            <w:rPrChange w:id="50" w:author="_" w:date="2025-11-25T12:49:00Z">
              <w:rPr>
                <w:rFonts w:ascii="Segoe UI" w:hAnsi="Segoe UI" w:cs="Segoe UI"/>
                <w:color w:val="F9FAFB"/>
              </w:rPr>
            </w:rPrChange>
          </w:rPr>
          <w:t>Договор аренды земельного участка (если земля не в собственности).</w:t>
        </w:r>
      </w:ins>
    </w:p>
    <w:p w14:paraId="30F1918A" w14:textId="77777777" w:rsidR="006941F9" w:rsidRPr="006941F9" w:rsidRDefault="006941F9" w:rsidP="006941F9">
      <w:pPr>
        <w:pStyle w:val="ds-markdown-paragraph"/>
        <w:numPr>
          <w:ilvl w:val="0"/>
          <w:numId w:val="42"/>
        </w:numPr>
        <w:spacing w:after="120" w:afterAutospacing="0" w:line="420" w:lineRule="atLeast"/>
        <w:rPr>
          <w:ins w:id="51" w:author="_" w:date="2025-11-25T12:48:00Z"/>
          <w:rFonts w:ascii="Segoe UI" w:hAnsi="Segoe UI" w:cs="Segoe UI"/>
          <w:color w:val="000000" w:themeColor="text1"/>
          <w:rPrChange w:id="52" w:author="_" w:date="2025-11-25T12:49:00Z">
            <w:rPr>
              <w:ins w:id="53" w:author="_" w:date="2025-11-25T12:48:00Z"/>
              <w:rFonts w:ascii="Segoe UI" w:hAnsi="Segoe UI" w:cs="Segoe UI"/>
              <w:color w:val="F9FAFB"/>
            </w:rPr>
          </w:rPrChange>
        </w:rPr>
      </w:pPr>
      <w:ins w:id="54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55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Финансово-экономические документы:</w:t>
        </w:r>
      </w:ins>
    </w:p>
    <w:p w14:paraId="3E691F9E" w14:textId="77777777" w:rsidR="006941F9" w:rsidRPr="006941F9" w:rsidRDefault="006941F9" w:rsidP="006941F9">
      <w:pPr>
        <w:pStyle w:val="ds-markdown-paragraph"/>
        <w:numPr>
          <w:ilvl w:val="1"/>
          <w:numId w:val="42"/>
        </w:numPr>
        <w:spacing w:after="0" w:afterAutospacing="0" w:line="420" w:lineRule="atLeast"/>
        <w:rPr>
          <w:ins w:id="56" w:author="_" w:date="2025-11-25T12:48:00Z"/>
          <w:rFonts w:ascii="Segoe UI" w:hAnsi="Segoe UI" w:cs="Segoe UI"/>
          <w:color w:val="000000" w:themeColor="text1"/>
          <w:rPrChange w:id="57" w:author="_" w:date="2025-11-25T12:49:00Z">
            <w:rPr>
              <w:ins w:id="58" w:author="_" w:date="2025-11-25T12:48:00Z"/>
              <w:rFonts w:ascii="Segoe UI" w:hAnsi="Segoe UI" w:cs="Segoe UI"/>
              <w:color w:val="F9FAFB"/>
            </w:rPr>
          </w:rPrChange>
        </w:rPr>
      </w:pPr>
      <w:ins w:id="59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60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Реестр арендаторов</w:t>
        </w:r>
        <w:r w:rsidRPr="006941F9">
          <w:rPr>
            <w:rFonts w:ascii="Segoe UI" w:hAnsi="Segoe UI" w:cs="Segoe UI"/>
            <w:color w:val="000000" w:themeColor="text1"/>
            <w:rPrChange w:id="61" w:author="_" w:date="2025-11-25T12:49:00Z">
              <w:rPr>
                <w:rFonts w:ascii="Segoe UI" w:hAnsi="Segoe UI" w:cs="Segoe UI"/>
                <w:color w:val="F9FAFB"/>
              </w:rPr>
            </w:rPrChange>
          </w:rPr>
          <w:t> с указанием площадей, ставок аренды, сроков действия договоров и вакантных площадей.</w:t>
        </w:r>
      </w:ins>
    </w:p>
    <w:p w14:paraId="61EECAFC" w14:textId="77777777" w:rsidR="006941F9" w:rsidRPr="006941F9" w:rsidRDefault="006941F9" w:rsidP="006941F9">
      <w:pPr>
        <w:pStyle w:val="ds-markdown-paragraph"/>
        <w:numPr>
          <w:ilvl w:val="1"/>
          <w:numId w:val="42"/>
        </w:numPr>
        <w:spacing w:after="0" w:afterAutospacing="0" w:line="420" w:lineRule="atLeast"/>
        <w:rPr>
          <w:ins w:id="62" w:author="_" w:date="2025-11-25T12:48:00Z"/>
          <w:rFonts w:ascii="Segoe UI" w:hAnsi="Segoe UI" w:cs="Segoe UI"/>
          <w:color w:val="000000" w:themeColor="text1"/>
          <w:rPrChange w:id="63" w:author="_" w:date="2025-11-25T12:49:00Z">
            <w:rPr>
              <w:ins w:id="64" w:author="_" w:date="2025-11-25T12:48:00Z"/>
              <w:rFonts w:ascii="Segoe UI" w:hAnsi="Segoe UI" w:cs="Segoe UI"/>
              <w:color w:val="F9FAFB"/>
            </w:rPr>
          </w:rPrChange>
        </w:rPr>
      </w:pPr>
      <w:ins w:id="65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66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Копии всех действующих договоров аренды</w:t>
        </w:r>
        <w:r w:rsidRPr="006941F9">
          <w:rPr>
            <w:rFonts w:ascii="Segoe UI" w:hAnsi="Segoe UI" w:cs="Segoe UI"/>
            <w:color w:val="000000" w:themeColor="text1"/>
            <w:rPrChange w:id="67" w:author="_" w:date="2025-11-25T12:49:00Z">
              <w:rPr>
                <w:rFonts w:ascii="Segoe UI" w:hAnsi="Segoe UI" w:cs="Segoe UI"/>
                <w:color w:val="F9FAFB"/>
              </w:rPr>
            </w:rPrChange>
          </w:rPr>
          <w:t> (для выборочной проверки реестра).</w:t>
        </w:r>
      </w:ins>
    </w:p>
    <w:p w14:paraId="20EE168A" w14:textId="77777777" w:rsidR="006941F9" w:rsidRPr="006941F9" w:rsidRDefault="006941F9" w:rsidP="006941F9">
      <w:pPr>
        <w:pStyle w:val="ds-markdown-paragraph"/>
        <w:numPr>
          <w:ilvl w:val="1"/>
          <w:numId w:val="42"/>
        </w:numPr>
        <w:spacing w:after="0" w:afterAutospacing="0" w:line="420" w:lineRule="atLeast"/>
        <w:rPr>
          <w:ins w:id="68" w:author="_" w:date="2025-11-25T12:48:00Z"/>
          <w:rFonts w:ascii="Segoe UI" w:hAnsi="Segoe UI" w:cs="Segoe UI"/>
          <w:color w:val="000000" w:themeColor="text1"/>
          <w:rPrChange w:id="69" w:author="_" w:date="2025-11-25T12:49:00Z">
            <w:rPr>
              <w:ins w:id="70" w:author="_" w:date="2025-11-25T12:48:00Z"/>
              <w:rFonts w:ascii="Segoe UI" w:hAnsi="Segoe UI" w:cs="Segoe UI"/>
              <w:color w:val="F9FAFB"/>
            </w:rPr>
          </w:rPrChange>
        </w:rPr>
      </w:pPr>
      <w:ins w:id="71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72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Расшифровка доходов:</w:t>
        </w:r>
        <w:r w:rsidRPr="006941F9">
          <w:rPr>
            <w:rFonts w:ascii="Segoe UI" w:hAnsi="Segoe UI" w:cs="Segoe UI"/>
            <w:color w:val="000000" w:themeColor="text1"/>
            <w:rPrChange w:id="73" w:author="_" w:date="2025-11-25T12:49:00Z">
              <w:rPr>
                <w:rFonts w:ascii="Segoe UI" w:hAnsi="Segoe UI" w:cs="Segoe UI"/>
                <w:color w:val="F9FAFB"/>
              </w:rPr>
            </w:rPrChange>
          </w:rPr>
          <w:t> данные о базовой арендной плате, дополнительных доходах (коммунальные расходы, маркетинговый сбор, парковка, реклама, проценты с оборота и пр.).</w:t>
        </w:r>
      </w:ins>
    </w:p>
    <w:p w14:paraId="68E382AC" w14:textId="77777777" w:rsidR="006941F9" w:rsidRPr="006941F9" w:rsidRDefault="006941F9" w:rsidP="006941F9">
      <w:pPr>
        <w:pStyle w:val="ds-markdown-paragraph"/>
        <w:numPr>
          <w:ilvl w:val="1"/>
          <w:numId w:val="42"/>
        </w:numPr>
        <w:spacing w:after="0" w:afterAutospacing="0" w:line="420" w:lineRule="atLeast"/>
        <w:rPr>
          <w:ins w:id="74" w:author="_" w:date="2025-11-25T12:48:00Z"/>
          <w:rFonts w:ascii="Segoe UI" w:hAnsi="Segoe UI" w:cs="Segoe UI"/>
          <w:color w:val="000000" w:themeColor="text1"/>
          <w:rPrChange w:id="75" w:author="_" w:date="2025-11-25T12:49:00Z">
            <w:rPr>
              <w:ins w:id="76" w:author="_" w:date="2025-11-25T12:48:00Z"/>
              <w:rFonts w:ascii="Segoe UI" w:hAnsi="Segoe UI" w:cs="Segoe UI"/>
              <w:color w:val="F9FAFB"/>
            </w:rPr>
          </w:rPrChange>
        </w:rPr>
      </w:pPr>
      <w:ins w:id="77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78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Расшифровка расходов:</w:t>
        </w:r>
        <w:r w:rsidRPr="006941F9">
          <w:rPr>
            <w:rFonts w:ascii="Segoe UI" w:hAnsi="Segoe UI" w:cs="Segoe UI"/>
            <w:color w:val="000000" w:themeColor="text1"/>
            <w:rPrChange w:id="79" w:author="_" w:date="2025-11-25T12:49:00Z">
              <w:rPr>
                <w:rFonts w:ascii="Segoe UI" w:hAnsi="Segoe UI" w:cs="Segoe UI"/>
                <w:color w:val="F9FAFB"/>
              </w:rPr>
            </w:rPrChange>
          </w:rPr>
          <w:t> полная структура операционных расходов на содержание ТЦ (коммунальные услуги, управление, охрана, налог на имущество, аренда земли, текущий ремонт).</w:t>
        </w:r>
      </w:ins>
    </w:p>
    <w:p w14:paraId="7B18F8D1" w14:textId="77777777" w:rsidR="006941F9" w:rsidRPr="006941F9" w:rsidRDefault="006941F9" w:rsidP="006941F9">
      <w:pPr>
        <w:pStyle w:val="ds-markdown-paragraph"/>
        <w:numPr>
          <w:ilvl w:val="1"/>
          <w:numId w:val="42"/>
        </w:numPr>
        <w:spacing w:after="0" w:afterAutospacing="0" w:line="420" w:lineRule="atLeast"/>
        <w:rPr>
          <w:ins w:id="80" w:author="_" w:date="2025-11-25T12:48:00Z"/>
          <w:rFonts w:ascii="Segoe UI" w:hAnsi="Segoe UI" w:cs="Segoe UI"/>
          <w:color w:val="000000" w:themeColor="text1"/>
          <w:rPrChange w:id="81" w:author="_" w:date="2025-11-25T12:49:00Z">
            <w:rPr>
              <w:ins w:id="82" w:author="_" w:date="2025-11-25T12:48:00Z"/>
              <w:rFonts w:ascii="Segoe UI" w:hAnsi="Segoe UI" w:cs="Segoe UI"/>
              <w:color w:val="F9FAFB"/>
            </w:rPr>
          </w:rPrChange>
        </w:rPr>
      </w:pPr>
      <w:ins w:id="83" w:author="_" w:date="2025-11-25T12:48:00Z">
        <w:r w:rsidRPr="006941F9">
          <w:rPr>
            <w:rFonts w:ascii="Segoe UI" w:hAnsi="Segoe UI" w:cs="Segoe UI"/>
            <w:color w:val="000000" w:themeColor="text1"/>
            <w:rPrChange w:id="84" w:author="_" w:date="2025-11-25T12:49:00Z">
              <w:rPr>
                <w:rFonts w:ascii="Segoe UI" w:hAnsi="Segoe UI" w:cs="Segoe UI"/>
                <w:color w:val="F9FAFB"/>
              </w:rPr>
            </w:rPrChange>
          </w:rPr>
          <w:t>Данные бухгалтерского учета (например, по счету 91) для сверки заявленных доходов и расходов.</w:t>
        </w:r>
      </w:ins>
    </w:p>
    <w:p w14:paraId="080E5F31" w14:textId="77777777" w:rsidR="006941F9" w:rsidRPr="006941F9" w:rsidRDefault="006941F9" w:rsidP="006941F9">
      <w:pPr>
        <w:pStyle w:val="ds-markdown-paragraph"/>
        <w:spacing w:before="240" w:beforeAutospacing="0" w:after="240" w:afterAutospacing="0" w:line="420" w:lineRule="atLeast"/>
        <w:rPr>
          <w:ins w:id="85" w:author="_" w:date="2025-11-25T12:48:00Z"/>
          <w:rFonts w:ascii="Segoe UI" w:hAnsi="Segoe UI" w:cs="Segoe UI"/>
          <w:color w:val="000000" w:themeColor="text1"/>
          <w:rPrChange w:id="86" w:author="_" w:date="2025-11-25T12:49:00Z">
            <w:rPr>
              <w:ins w:id="87" w:author="_" w:date="2025-11-25T12:48:00Z"/>
              <w:rFonts w:ascii="Segoe UI" w:hAnsi="Segoe UI" w:cs="Segoe UI"/>
              <w:color w:val="F9FAFB"/>
            </w:rPr>
          </w:rPrChange>
        </w:rPr>
      </w:pPr>
      <w:ins w:id="88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89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Ключевые действия на этапе:</w:t>
        </w:r>
      </w:ins>
    </w:p>
    <w:p w14:paraId="2A66989E" w14:textId="77777777" w:rsidR="006941F9" w:rsidRPr="006941F9" w:rsidRDefault="006941F9" w:rsidP="006941F9">
      <w:pPr>
        <w:pStyle w:val="ds-markdown-paragraph"/>
        <w:numPr>
          <w:ilvl w:val="0"/>
          <w:numId w:val="43"/>
        </w:numPr>
        <w:spacing w:after="0" w:afterAutospacing="0" w:line="420" w:lineRule="atLeast"/>
        <w:rPr>
          <w:ins w:id="90" w:author="_" w:date="2025-11-25T12:48:00Z"/>
          <w:rFonts w:ascii="Segoe UI" w:hAnsi="Segoe UI" w:cs="Segoe UI"/>
          <w:color w:val="000000" w:themeColor="text1"/>
          <w:rPrChange w:id="91" w:author="_" w:date="2025-11-25T12:49:00Z">
            <w:rPr>
              <w:ins w:id="92" w:author="_" w:date="2025-11-25T12:48:00Z"/>
              <w:rFonts w:ascii="Segoe UI" w:hAnsi="Segoe UI" w:cs="Segoe UI"/>
              <w:color w:val="F9FAFB"/>
            </w:rPr>
          </w:rPrChange>
        </w:rPr>
      </w:pPr>
      <w:ins w:id="93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94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lastRenderedPageBreak/>
          <w:t>Сверка площадей</w:t>
        </w:r>
        <w:proofErr w:type="gramStart"/>
        <w:r w:rsidRPr="006941F9">
          <w:rPr>
            <w:rStyle w:val="afa"/>
            <w:rFonts w:ascii="Segoe UI" w:hAnsi="Segoe UI" w:cs="Segoe UI"/>
            <w:color w:val="000000" w:themeColor="text1"/>
            <w:rPrChange w:id="95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:</w:t>
        </w:r>
        <w:r w:rsidRPr="006941F9">
          <w:rPr>
            <w:rFonts w:ascii="Segoe UI" w:hAnsi="Segoe UI" w:cs="Segoe UI"/>
            <w:color w:val="000000" w:themeColor="text1"/>
            <w:rPrChange w:id="96" w:author="_" w:date="2025-11-25T12:49:00Z">
              <w:rPr>
                <w:rFonts w:ascii="Segoe UI" w:hAnsi="Segoe UI" w:cs="Segoe UI"/>
                <w:color w:val="F9FAFB"/>
              </w:rPr>
            </w:rPrChange>
          </w:rPr>
          <w:t> Сравните</w:t>
        </w:r>
        <w:proofErr w:type="gramEnd"/>
        <w:r w:rsidRPr="006941F9">
          <w:rPr>
            <w:rFonts w:ascii="Segoe UI" w:hAnsi="Segoe UI" w:cs="Segoe UI"/>
            <w:color w:val="000000" w:themeColor="text1"/>
            <w:rPrChange w:id="97" w:author="_" w:date="2025-11-25T12:49:00Z">
              <w:rPr>
                <w:rFonts w:ascii="Segoe UI" w:hAnsi="Segoe UI" w:cs="Segoe UI"/>
                <w:color w:val="F9FAFB"/>
              </w:rPr>
            </w:rPrChange>
          </w:rPr>
          <w:t xml:space="preserve"> площадь по ЕГРН, техническому паспорту и реестру арендаторов. Все расхождения должны быть объяснены и документально подтверждены (актами перепланировки, новыми техническими планами).</w:t>
        </w:r>
      </w:ins>
    </w:p>
    <w:p w14:paraId="3CF9B99E" w14:textId="77777777" w:rsidR="006941F9" w:rsidRPr="006941F9" w:rsidRDefault="006941F9" w:rsidP="006941F9">
      <w:pPr>
        <w:pStyle w:val="ds-markdown-paragraph"/>
        <w:numPr>
          <w:ilvl w:val="0"/>
          <w:numId w:val="43"/>
        </w:numPr>
        <w:spacing w:after="0" w:afterAutospacing="0" w:line="420" w:lineRule="atLeast"/>
        <w:rPr>
          <w:ins w:id="98" w:author="_" w:date="2025-11-25T12:48:00Z"/>
          <w:rFonts w:ascii="Segoe UI" w:hAnsi="Segoe UI" w:cs="Segoe UI"/>
          <w:color w:val="000000" w:themeColor="text1"/>
          <w:rPrChange w:id="99" w:author="_" w:date="2025-11-25T12:49:00Z">
            <w:rPr>
              <w:ins w:id="100" w:author="_" w:date="2025-11-25T12:48:00Z"/>
              <w:rFonts w:ascii="Segoe UI" w:hAnsi="Segoe UI" w:cs="Segoe UI"/>
              <w:color w:val="F9FAFB"/>
            </w:rPr>
          </w:rPrChange>
        </w:rPr>
      </w:pPr>
      <w:ins w:id="101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02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Верификация доходов</w:t>
        </w:r>
        <w:proofErr w:type="gramStart"/>
        <w:r w:rsidRPr="006941F9">
          <w:rPr>
            <w:rStyle w:val="afa"/>
            <w:rFonts w:ascii="Segoe UI" w:hAnsi="Segoe UI" w:cs="Segoe UI"/>
            <w:color w:val="000000" w:themeColor="text1"/>
            <w:rPrChange w:id="103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:</w:t>
        </w:r>
        <w:r w:rsidRPr="006941F9">
          <w:rPr>
            <w:rFonts w:ascii="Segoe UI" w:hAnsi="Segoe UI" w:cs="Segoe UI"/>
            <w:color w:val="000000" w:themeColor="text1"/>
            <w:rPrChange w:id="104" w:author="_" w:date="2025-11-25T12:49:00Z">
              <w:rPr>
                <w:rFonts w:ascii="Segoe UI" w:hAnsi="Segoe UI" w:cs="Segoe UI"/>
                <w:color w:val="F9FAFB"/>
              </w:rPr>
            </w:rPrChange>
          </w:rPr>
          <w:t> Выборочно</w:t>
        </w:r>
        <w:proofErr w:type="gramEnd"/>
        <w:r w:rsidRPr="006941F9">
          <w:rPr>
            <w:rFonts w:ascii="Segoe UI" w:hAnsi="Segoe UI" w:cs="Segoe UI"/>
            <w:color w:val="000000" w:themeColor="text1"/>
            <w:rPrChange w:id="105" w:author="_" w:date="2025-11-25T12:49:00Z">
              <w:rPr>
                <w:rFonts w:ascii="Segoe UI" w:hAnsi="Segoe UI" w:cs="Segoe UI"/>
                <w:color w:val="F9FAFB"/>
              </w:rPr>
            </w:rPrChange>
          </w:rPr>
          <w:t xml:space="preserve"> сопоставьте данные реестра арендаторов с условиями договоров аренды. Убедитесь, что учтены все источники дохода.</w:t>
        </w:r>
      </w:ins>
    </w:p>
    <w:p w14:paraId="5352C288" w14:textId="77777777" w:rsidR="006941F9" w:rsidRPr="006941F9" w:rsidRDefault="006941F9" w:rsidP="006941F9">
      <w:pPr>
        <w:pStyle w:val="ds-markdown-paragraph"/>
        <w:numPr>
          <w:ilvl w:val="0"/>
          <w:numId w:val="43"/>
        </w:numPr>
        <w:spacing w:after="0" w:afterAutospacing="0" w:line="420" w:lineRule="atLeast"/>
        <w:rPr>
          <w:ins w:id="106" w:author="_" w:date="2025-11-25T12:48:00Z"/>
          <w:rFonts w:ascii="Segoe UI" w:hAnsi="Segoe UI" w:cs="Segoe UI"/>
          <w:color w:val="000000" w:themeColor="text1"/>
          <w:rPrChange w:id="107" w:author="_" w:date="2025-11-25T12:49:00Z">
            <w:rPr>
              <w:ins w:id="108" w:author="_" w:date="2025-11-25T12:48:00Z"/>
              <w:rFonts w:ascii="Segoe UI" w:hAnsi="Segoe UI" w:cs="Segoe UI"/>
              <w:color w:val="F9FAFB"/>
            </w:rPr>
          </w:rPrChange>
        </w:rPr>
      </w:pPr>
      <w:ins w:id="109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10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Анализ расходов:</w:t>
        </w:r>
        <w:r w:rsidRPr="006941F9">
          <w:rPr>
            <w:rFonts w:ascii="Segoe UI" w:hAnsi="Segoe UI" w:cs="Segoe UI"/>
            <w:color w:val="000000" w:themeColor="text1"/>
            <w:rPrChange w:id="111" w:author="_" w:date="2025-11-25T12:49:00Z">
              <w:rPr>
                <w:rFonts w:ascii="Segoe UI" w:hAnsi="Segoe UI" w:cs="Segoe UI"/>
                <w:color w:val="F9FAFB"/>
              </w:rPr>
            </w:rPrChange>
          </w:rPr>
          <w:t> Проверьте предоставленные расходы на соответствие рыночным. Рыночный диапазон операционных расходов (включая налоги и аренду земли) составляет </w:t>
        </w:r>
        <w:r w:rsidRPr="006941F9">
          <w:rPr>
            <w:rStyle w:val="afa"/>
            <w:rFonts w:ascii="Segoe UI" w:hAnsi="Segoe UI" w:cs="Segoe UI"/>
            <w:color w:val="000000" w:themeColor="text1"/>
            <w:rPrChange w:id="112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2 700 – 4 300 руб./кв. м общей площади в год (без НДС)</w:t>
        </w:r>
        <w:r w:rsidRPr="006941F9">
          <w:rPr>
            <w:rFonts w:ascii="Segoe UI" w:hAnsi="Segoe UI" w:cs="Segoe UI"/>
            <w:color w:val="000000" w:themeColor="text1"/>
            <w:rPrChange w:id="113" w:author="_" w:date="2025-11-25T12:49:00Z">
              <w:rPr>
                <w:rFonts w:ascii="Segoe UI" w:hAnsi="Segoe UI" w:cs="Segoe UI"/>
                <w:color w:val="F9FAFB"/>
              </w:rPr>
            </w:rPrChange>
          </w:rPr>
          <w:t>. Если данные заемщика существенно ниже, используйте в расчете среднерыночное значение (например, 3 500 руб./кв. м).</w:t>
        </w:r>
      </w:ins>
    </w:p>
    <w:p w14:paraId="28FDB6F8" w14:textId="77777777" w:rsidR="006941F9" w:rsidRPr="006941F9" w:rsidRDefault="006941F9" w:rsidP="006941F9">
      <w:pPr>
        <w:spacing w:before="480" w:after="480" w:line="420" w:lineRule="atLeast"/>
        <w:rPr>
          <w:ins w:id="114" w:author="_" w:date="2025-11-25T12:48:00Z"/>
          <w:rFonts w:ascii="Segoe UI" w:hAnsi="Segoe UI" w:cs="Segoe UI"/>
          <w:color w:val="000000" w:themeColor="text1"/>
          <w:rPrChange w:id="115" w:author="_" w:date="2025-11-25T12:49:00Z">
            <w:rPr>
              <w:ins w:id="116" w:author="_" w:date="2025-11-25T12:48:00Z"/>
              <w:rFonts w:ascii="Segoe UI" w:hAnsi="Segoe UI" w:cs="Segoe UI"/>
              <w:color w:val="F9FAFB"/>
            </w:rPr>
          </w:rPrChange>
        </w:rPr>
      </w:pPr>
      <w:ins w:id="117" w:author="_" w:date="2025-11-25T12:48:00Z">
        <w:r w:rsidRPr="006941F9">
          <w:rPr>
            <w:rFonts w:ascii="Segoe UI" w:hAnsi="Segoe UI" w:cs="Segoe UI"/>
            <w:color w:val="000000" w:themeColor="text1"/>
            <w:rPrChange w:id="118" w:author="_" w:date="2025-11-25T12:49:00Z">
              <w:rPr>
                <w:rFonts w:ascii="Segoe UI" w:hAnsi="Segoe UI" w:cs="Segoe UI"/>
                <w:color w:val="F9FAFB"/>
              </w:rPr>
            </w:rPrChange>
          </w:rPr>
          <w:pict w14:anchorId="019C1B29">
            <v:rect id="_x0000_i1025" style="width:0;height:.75pt" o:hralign="center" o:hrstd="t" o:hr="t" fillcolor="#a0a0a0" stroked="f"/>
          </w:pict>
        </w:r>
      </w:ins>
    </w:p>
    <w:p w14:paraId="28612096" w14:textId="77777777" w:rsidR="006941F9" w:rsidRPr="006941F9" w:rsidRDefault="006941F9" w:rsidP="006941F9">
      <w:pPr>
        <w:pStyle w:val="40"/>
        <w:spacing w:before="240" w:after="240" w:line="420" w:lineRule="atLeast"/>
        <w:rPr>
          <w:ins w:id="119" w:author="_" w:date="2025-11-25T12:48:00Z"/>
          <w:rFonts w:ascii="Segoe UI" w:hAnsi="Segoe UI" w:cs="Segoe UI"/>
          <w:color w:val="000000" w:themeColor="text1"/>
          <w:rPrChange w:id="120" w:author="_" w:date="2025-11-25T12:49:00Z">
            <w:rPr>
              <w:ins w:id="121" w:author="_" w:date="2025-11-25T12:48:00Z"/>
              <w:rFonts w:ascii="Segoe UI" w:hAnsi="Segoe UI" w:cs="Segoe UI"/>
              <w:color w:val="F9FAFB"/>
            </w:rPr>
          </w:rPrChange>
        </w:rPr>
      </w:pPr>
      <w:ins w:id="122" w:author="_" w:date="2025-11-25T12:48:00Z">
        <w:r w:rsidRPr="006941F9">
          <w:rPr>
            <w:rStyle w:val="afa"/>
            <w:rFonts w:ascii="Segoe UI" w:hAnsi="Segoe UI" w:cs="Segoe UI"/>
            <w:b w:val="0"/>
            <w:bCs w:val="0"/>
            <w:color w:val="000000" w:themeColor="text1"/>
            <w:rPrChange w:id="123" w:author="_" w:date="2025-11-25T12:49:00Z">
              <w:rPr>
                <w:rStyle w:val="afa"/>
                <w:rFonts w:ascii="Segoe UI" w:hAnsi="Segoe UI" w:cs="Segoe UI"/>
                <w:b w:val="0"/>
                <w:bCs w:val="0"/>
                <w:color w:val="F9FAFB"/>
              </w:rPr>
            </w:rPrChange>
          </w:rPr>
          <w:t>2. Этап 2: Идентификация Объекта Залога</w:t>
        </w:r>
      </w:ins>
    </w:p>
    <w:p w14:paraId="312BE1D3" w14:textId="77777777" w:rsidR="006941F9" w:rsidRPr="006941F9" w:rsidRDefault="006941F9" w:rsidP="006941F9">
      <w:pPr>
        <w:pStyle w:val="ds-markdown-paragraph"/>
        <w:spacing w:before="240" w:beforeAutospacing="0" w:after="240" w:afterAutospacing="0" w:line="420" w:lineRule="atLeast"/>
        <w:rPr>
          <w:ins w:id="124" w:author="_" w:date="2025-11-25T12:48:00Z"/>
          <w:rFonts w:ascii="Segoe UI" w:hAnsi="Segoe UI" w:cs="Segoe UI"/>
          <w:color w:val="000000" w:themeColor="text1"/>
          <w:rPrChange w:id="125" w:author="_" w:date="2025-11-25T12:49:00Z">
            <w:rPr>
              <w:ins w:id="126" w:author="_" w:date="2025-11-25T12:48:00Z"/>
              <w:rFonts w:ascii="Segoe UI" w:hAnsi="Segoe UI" w:cs="Segoe UI"/>
              <w:color w:val="F9FAFB"/>
            </w:rPr>
          </w:rPrChange>
        </w:rPr>
      </w:pPr>
      <w:ins w:id="127" w:author="_" w:date="2025-11-25T12:48:00Z">
        <w:r w:rsidRPr="006941F9">
          <w:rPr>
            <w:rFonts w:ascii="Segoe UI" w:hAnsi="Segoe UI" w:cs="Segoe UI"/>
            <w:color w:val="000000" w:themeColor="text1"/>
            <w:rPrChange w:id="128" w:author="_" w:date="2025-11-25T12:49:00Z">
              <w:rPr>
                <w:rFonts w:ascii="Segoe UI" w:hAnsi="Segoe UI" w:cs="Segoe UI"/>
                <w:color w:val="F9FAFB"/>
              </w:rPr>
            </w:rPrChange>
          </w:rPr>
          <w:t>Четко определите, что именно передается в залог.</w:t>
        </w:r>
      </w:ins>
    </w:p>
    <w:p w14:paraId="7B83327E" w14:textId="77777777" w:rsidR="006941F9" w:rsidRPr="006941F9" w:rsidRDefault="006941F9" w:rsidP="006941F9">
      <w:pPr>
        <w:pStyle w:val="ds-markdown-paragraph"/>
        <w:numPr>
          <w:ilvl w:val="0"/>
          <w:numId w:val="44"/>
        </w:numPr>
        <w:spacing w:after="0" w:afterAutospacing="0" w:line="420" w:lineRule="atLeast"/>
        <w:rPr>
          <w:ins w:id="129" w:author="_" w:date="2025-11-25T12:48:00Z"/>
          <w:rFonts w:ascii="Segoe UI" w:hAnsi="Segoe UI" w:cs="Segoe UI"/>
          <w:color w:val="000000" w:themeColor="text1"/>
          <w:rPrChange w:id="130" w:author="_" w:date="2025-11-25T12:49:00Z">
            <w:rPr>
              <w:ins w:id="131" w:author="_" w:date="2025-11-25T12:48:00Z"/>
              <w:rFonts w:ascii="Segoe UI" w:hAnsi="Segoe UI" w:cs="Segoe UI"/>
              <w:color w:val="F9FAFB"/>
            </w:rPr>
          </w:rPrChange>
        </w:rPr>
      </w:pPr>
      <w:ins w:id="132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33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Основной актив:</w:t>
        </w:r>
        <w:r w:rsidRPr="006941F9">
          <w:rPr>
            <w:rFonts w:ascii="Segoe UI" w:hAnsi="Segoe UI" w:cs="Segoe UI"/>
            <w:color w:val="000000" w:themeColor="text1"/>
            <w:rPrChange w:id="134" w:author="_" w:date="2025-11-25T12:49:00Z">
              <w:rPr>
                <w:rFonts w:ascii="Segoe UI" w:hAnsi="Segoe UI" w:cs="Segoe UI"/>
                <w:color w:val="F9FAFB"/>
              </w:rPr>
            </w:rPrChange>
          </w:rPr>
          <w:t> Здание торгового центра.</w:t>
        </w:r>
      </w:ins>
    </w:p>
    <w:p w14:paraId="7334F99E" w14:textId="77777777" w:rsidR="006941F9" w:rsidRPr="006941F9" w:rsidRDefault="006941F9" w:rsidP="006941F9">
      <w:pPr>
        <w:pStyle w:val="ds-markdown-paragraph"/>
        <w:numPr>
          <w:ilvl w:val="0"/>
          <w:numId w:val="44"/>
        </w:numPr>
        <w:spacing w:after="0" w:afterAutospacing="0" w:line="420" w:lineRule="atLeast"/>
        <w:rPr>
          <w:ins w:id="135" w:author="_" w:date="2025-11-25T12:48:00Z"/>
          <w:rFonts w:ascii="Segoe UI" w:hAnsi="Segoe UI" w:cs="Segoe UI"/>
          <w:color w:val="000000" w:themeColor="text1"/>
          <w:rPrChange w:id="136" w:author="_" w:date="2025-11-25T12:49:00Z">
            <w:rPr>
              <w:ins w:id="137" w:author="_" w:date="2025-11-25T12:48:00Z"/>
              <w:rFonts w:ascii="Segoe UI" w:hAnsi="Segoe UI" w:cs="Segoe UI"/>
              <w:color w:val="F9FAFB"/>
            </w:rPr>
          </w:rPrChange>
        </w:rPr>
      </w:pPr>
      <w:ins w:id="138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39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Сопутствующий актив:</w:t>
        </w:r>
        <w:r w:rsidRPr="006941F9">
          <w:rPr>
            <w:rFonts w:ascii="Segoe UI" w:hAnsi="Segoe UI" w:cs="Segoe UI"/>
            <w:color w:val="000000" w:themeColor="text1"/>
            <w:rPrChange w:id="140" w:author="_" w:date="2025-11-25T12:49:00Z">
              <w:rPr>
                <w:rFonts w:ascii="Segoe UI" w:hAnsi="Segoe UI" w:cs="Segoe UI"/>
                <w:color w:val="F9FAFB"/>
              </w:rPr>
            </w:rPrChange>
          </w:rPr>
          <w:t> Право аренды земельного участка, функционально обеспечивающего ТЦ. Без этого права стоимость здания резко падает.</w:t>
        </w:r>
      </w:ins>
    </w:p>
    <w:p w14:paraId="52590753" w14:textId="77777777" w:rsidR="006941F9" w:rsidRPr="006941F9" w:rsidRDefault="006941F9" w:rsidP="006941F9">
      <w:pPr>
        <w:pStyle w:val="ds-markdown-paragraph"/>
        <w:spacing w:before="240" w:beforeAutospacing="0" w:after="240" w:afterAutospacing="0" w:line="420" w:lineRule="atLeast"/>
        <w:rPr>
          <w:ins w:id="141" w:author="_" w:date="2025-11-25T12:48:00Z"/>
          <w:rFonts w:ascii="Segoe UI" w:hAnsi="Segoe UI" w:cs="Segoe UI"/>
          <w:color w:val="000000" w:themeColor="text1"/>
          <w:rPrChange w:id="142" w:author="_" w:date="2025-11-25T12:49:00Z">
            <w:rPr>
              <w:ins w:id="143" w:author="_" w:date="2025-11-25T12:48:00Z"/>
              <w:rFonts w:ascii="Segoe UI" w:hAnsi="Segoe UI" w:cs="Segoe UI"/>
              <w:color w:val="F9FAFB"/>
            </w:rPr>
          </w:rPrChange>
        </w:rPr>
      </w:pPr>
      <w:ins w:id="144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45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Создайте сводную таблицу параметров (Таблица 1 из документа):</w:t>
        </w:r>
      </w:ins>
    </w:p>
    <w:p w14:paraId="3C7AEEC4" w14:textId="77777777" w:rsidR="006941F9" w:rsidRPr="006941F9" w:rsidRDefault="006941F9" w:rsidP="006941F9">
      <w:pPr>
        <w:pStyle w:val="ds-markdown-paragraph"/>
        <w:numPr>
          <w:ilvl w:val="0"/>
          <w:numId w:val="45"/>
        </w:numPr>
        <w:spacing w:after="0" w:afterAutospacing="0" w:line="420" w:lineRule="atLeast"/>
        <w:rPr>
          <w:ins w:id="146" w:author="_" w:date="2025-11-25T12:48:00Z"/>
          <w:rFonts w:ascii="Segoe UI" w:hAnsi="Segoe UI" w:cs="Segoe UI"/>
          <w:color w:val="000000" w:themeColor="text1"/>
          <w:rPrChange w:id="147" w:author="_" w:date="2025-11-25T12:49:00Z">
            <w:rPr>
              <w:ins w:id="148" w:author="_" w:date="2025-11-25T12:48:00Z"/>
              <w:rFonts w:ascii="Segoe UI" w:hAnsi="Segoe UI" w:cs="Segoe UI"/>
              <w:color w:val="F9FAFB"/>
            </w:rPr>
          </w:rPrChange>
        </w:rPr>
      </w:pPr>
      <w:ins w:id="149" w:author="_" w:date="2025-11-25T12:48:00Z">
        <w:r w:rsidRPr="006941F9">
          <w:rPr>
            <w:rFonts w:ascii="Segoe UI" w:hAnsi="Segoe UI" w:cs="Segoe UI"/>
            <w:color w:val="000000" w:themeColor="text1"/>
            <w:rPrChange w:id="150" w:author="_" w:date="2025-11-25T12:49:00Z">
              <w:rPr>
                <w:rFonts w:ascii="Segoe UI" w:hAnsi="Segoe UI" w:cs="Segoe UI"/>
                <w:color w:val="F9FAFB"/>
              </w:rPr>
            </w:rPrChange>
          </w:rPr>
          <w:t>Тип объекта (ТЦ).</w:t>
        </w:r>
      </w:ins>
    </w:p>
    <w:p w14:paraId="5326B975" w14:textId="77777777" w:rsidR="006941F9" w:rsidRPr="006941F9" w:rsidRDefault="006941F9" w:rsidP="006941F9">
      <w:pPr>
        <w:pStyle w:val="ds-markdown-paragraph"/>
        <w:numPr>
          <w:ilvl w:val="0"/>
          <w:numId w:val="45"/>
        </w:numPr>
        <w:spacing w:after="0" w:afterAutospacing="0" w:line="420" w:lineRule="atLeast"/>
        <w:rPr>
          <w:ins w:id="151" w:author="_" w:date="2025-11-25T12:48:00Z"/>
          <w:rFonts w:ascii="Segoe UI" w:hAnsi="Segoe UI" w:cs="Segoe UI"/>
          <w:color w:val="000000" w:themeColor="text1"/>
          <w:rPrChange w:id="152" w:author="_" w:date="2025-11-25T12:49:00Z">
            <w:rPr>
              <w:ins w:id="153" w:author="_" w:date="2025-11-25T12:48:00Z"/>
              <w:rFonts w:ascii="Segoe UI" w:hAnsi="Segoe UI" w:cs="Segoe UI"/>
              <w:color w:val="F9FAFB"/>
            </w:rPr>
          </w:rPrChange>
        </w:rPr>
      </w:pPr>
      <w:ins w:id="154" w:author="_" w:date="2025-11-25T12:48:00Z">
        <w:r w:rsidRPr="006941F9">
          <w:rPr>
            <w:rFonts w:ascii="Segoe UI" w:hAnsi="Segoe UI" w:cs="Segoe UI"/>
            <w:color w:val="000000" w:themeColor="text1"/>
            <w:rPrChange w:id="155" w:author="_" w:date="2025-11-25T12:49:00Z">
              <w:rPr>
                <w:rFonts w:ascii="Segoe UI" w:hAnsi="Segoe UI" w:cs="Segoe UI"/>
                <w:color w:val="F9FAFB"/>
              </w:rPr>
            </w:rPrChange>
          </w:rPr>
          <w:t>Адрес.</w:t>
        </w:r>
      </w:ins>
    </w:p>
    <w:p w14:paraId="0FA598B2" w14:textId="77777777" w:rsidR="006941F9" w:rsidRPr="006941F9" w:rsidRDefault="006941F9" w:rsidP="006941F9">
      <w:pPr>
        <w:pStyle w:val="ds-markdown-paragraph"/>
        <w:numPr>
          <w:ilvl w:val="0"/>
          <w:numId w:val="45"/>
        </w:numPr>
        <w:spacing w:after="0" w:afterAutospacing="0" w:line="420" w:lineRule="atLeast"/>
        <w:rPr>
          <w:ins w:id="156" w:author="_" w:date="2025-11-25T12:48:00Z"/>
          <w:rFonts w:ascii="Segoe UI" w:hAnsi="Segoe UI" w:cs="Segoe UI"/>
          <w:color w:val="000000" w:themeColor="text1"/>
          <w:rPrChange w:id="157" w:author="_" w:date="2025-11-25T12:49:00Z">
            <w:rPr>
              <w:ins w:id="158" w:author="_" w:date="2025-11-25T12:48:00Z"/>
              <w:rFonts w:ascii="Segoe UI" w:hAnsi="Segoe UI" w:cs="Segoe UI"/>
              <w:color w:val="F9FAFB"/>
            </w:rPr>
          </w:rPrChange>
        </w:rPr>
      </w:pPr>
      <w:ins w:id="159" w:author="_" w:date="2025-11-25T12:48:00Z">
        <w:r w:rsidRPr="006941F9">
          <w:rPr>
            <w:rFonts w:ascii="Segoe UI" w:hAnsi="Segoe UI" w:cs="Segoe UI"/>
            <w:color w:val="000000" w:themeColor="text1"/>
            <w:rPrChange w:id="160" w:author="_" w:date="2025-11-25T12:49:00Z">
              <w:rPr>
                <w:rFonts w:ascii="Segoe UI" w:hAnsi="Segoe UI" w:cs="Segoe UI"/>
                <w:color w:val="F9FAFB"/>
              </w:rPr>
            </w:rPrChange>
          </w:rPr>
          <w:t>Год постройки.</w:t>
        </w:r>
      </w:ins>
    </w:p>
    <w:p w14:paraId="5EDF9A50" w14:textId="77777777" w:rsidR="006941F9" w:rsidRPr="006941F9" w:rsidRDefault="006941F9" w:rsidP="006941F9">
      <w:pPr>
        <w:pStyle w:val="ds-markdown-paragraph"/>
        <w:numPr>
          <w:ilvl w:val="0"/>
          <w:numId w:val="45"/>
        </w:numPr>
        <w:spacing w:after="0" w:afterAutospacing="0" w:line="420" w:lineRule="atLeast"/>
        <w:rPr>
          <w:ins w:id="161" w:author="_" w:date="2025-11-25T12:48:00Z"/>
          <w:rFonts w:ascii="Segoe UI" w:hAnsi="Segoe UI" w:cs="Segoe UI"/>
          <w:color w:val="000000" w:themeColor="text1"/>
          <w:rPrChange w:id="162" w:author="_" w:date="2025-11-25T12:49:00Z">
            <w:rPr>
              <w:ins w:id="163" w:author="_" w:date="2025-11-25T12:48:00Z"/>
              <w:rFonts w:ascii="Segoe UI" w:hAnsi="Segoe UI" w:cs="Segoe UI"/>
              <w:color w:val="F9FAFB"/>
            </w:rPr>
          </w:rPrChange>
        </w:rPr>
      </w:pPr>
      <w:ins w:id="164" w:author="_" w:date="2025-11-25T12:48:00Z">
        <w:r w:rsidRPr="006941F9">
          <w:rPr>
            <w:rFonts w:ascii="Segoe UI" w:hAnsi="Segoe UI" w:cs="Segoe UI"/>
            <w:color w:val="000000" w:themeColor="text1"/>
            <w:rPrChange w:id="165" w:author="_" w:date="2025-11-25T12:49:00Z">
              <w:rPr>
                <w:rFonts w:ascii="Segoe UI" w:hAnsi="Segoe UI" w:cs="Segoe UI"/>
                <w:color w:val="F9FAFB"/>
              </w:rPr>
            </w:rPrChange>
          </w:rPr>
          <w:t>Общая площадь (по техпаспорту).</w:t>
        </w:r>
      </w:ins>
    </w:p>
    <w:p w14:paraId="432FCB00" w14:textId="77777777" w:rsidR="006941F9" w:rsidRPr="006941F9" w:rsidRDefault="006941F9" w:rsidP="006941F9">
      <w:pPr>
        <w:pStyle w:val="ds-markdown-paragraph"/>
        <w:numPr>
          <w:ilvl w:val="0"/>
          <w:numId w:val="45"/>
        </w:numPr>
        <w:spacing w:after="0" w:afterAutospacing="0" w:line="420" w:lineRule="atLeast"/>
        <w:rPr>
          <w:ins w:id="166" w:author="_" w:date="2025-11-25T12:48:00Z"/>
          <w:rFonts w:ascii="Segoe UI" w:hAnsi="Segoe UI" w:cs="Segoe UI"/>
          <w:color w:val="000000" w:themeColor="text1"/>
          <w:rPrChange w:id="167" w:author="_" w:date="2025-11-25T12:49:00Z">
            <w:rPr>
              <w:ins w:id="168" w:author="_" w:date="2025-11-25T12:48:00Z"/>
              <w:rFonts w:ascii="Segoe UI" w:hAnsi="Segoe UI" w:cs="Segoe UI"/>
              <w:color w:val="F9FAFB"/>
            </w:rPr>
          </w:rPrChange>
        </w:rPr>
      </w:pPr>
      <w:proofErr w:type="spellStart"/>
      <w:ins w:id="169" w:author="_" w:date="2025-11-25T12:48:00Z">
        <w:r w:rsidRPr="006941F9">
          <w:rPr>
            <w:rFonts w:ascii="Segoe UI" w:hAnsi="Segoe UI" w:cs="Segoe UI"/>
            <w:color w:val="000000" w:themeColor="text1"/>
            <w:rPrChange w:id="170" w:author="_" w:date="2025-11-25T12:49:00Z">
              <w:rPr>
                <w:rFonts w:ascii="Segoe UI" w:hAnsi="Segoe UI" w:cs="Segoe UI"/>
                <w:color w:val="F9FAFB"/>
              </w:rPr>
            </w:rPrChange>
          </w:rPr>
          <w:t>Арендопригодная</w:t>
        </w:r>
        <w:proofErr w:type="spellEnd"/>
        <w:r w:rsidRPr="006941F9">
          <w:rPr>
            <w:rFonts w:ascii="Segoe UI" w:hAnsi="Segoe UI" w:cs="Segoe UI"/>
            <w:color w:val="000000" w:themeColor="text1"/>
            <w:rPrChange w:id="171" w:author="_" w:date="2025-11-25T12:49:00Z">
              <w:rPr>
                <w:rFonts w:ascii="Segoe UI" w:hAnsi="Segoe UI" w:cs="Segoe UI"/>
                <w:color w:val="F9FAFB"/>
              </w:rPr>
            </w:rPrChange>
          </w:rPr>
          <w:t xml:space="preserve"> площадь (по реестру).</w:t>
        </w:r>
      </w:ins>
    </w:p>
    <w:p w14:paraId="1B8B93F9" w14:textId="77777777" w:rsidR="006941F9" w:rsidRPr="006941F9" w:rsidRDefault="006941F9" w:rsidP="006941F9">
      <w:pPr>
        <w:pStyle w:val="ds-markdown-paragraph"/>
        <w:numPr>
          <w:ilvl w:val="0"/>
          <w:numId w:val="45"/>
        </w:numPr>
        <w:spacing w:after="0" w:afterAutospacing="0" w:line="420" w:lineRule="atLeast"/>
        <w:rPr>
          <w:ins w:id="172" w:author="_" w:date="2025-11-25T12:48:00Z"/>
          <w:rFonts w:ascii="Segoe UI" w:hAnsi="Segoe UI" w:cs="Segoe UI"/>
          <w:color w:val="000000" w:themeColor="text1"/>
          <w:rPrChange w:id="173" w:author="_" w:date="2025-11-25T12:49:00Z">
            <w:rPr>
              <w:ins w:id="174" w:author="_" w:date="2025-11-25T12:48:00Z"/>
              <w:rFonts w:ascii="Segoe UI" w:hAnsi="Segoe UI" w:cs="Segoe UI"/>
              <w:color w:val="F9FAFB"/>
            </w:rPr>
          </w:rPrChange>
        </w:rPr>
      </w:pPr>
      <w:ins w:id="175" w:author="_" w:date="2025-11-25T12:48:00Z">
        <w:r w:rsidRPr="006941F9">
          <w:rPr>
            <w:rFonts w:ascii="Segoe UI" w:hAnsi="Segoe UI" w:cs="Segoe UI"/>
            <w:color w:val="000000" w:themeColor="text1"/>
            <w:rPrChange w:id="176" w:author="_" w:date="2025-11-25T12:49:00Z">
              <w:rPr>
                <w:rFonts w:ascii="Segoe UI" w:hAnsi="Segoe UI" w:cs="Segoe UI"/>
                <w:color w:val="F9FAFB"/>
              </w:rPr>
            </w:rPrChange>
          </w:rPr>
          <w:t>Количество этажей (в т.ч. подземных).</w:t>
        </w:r>
      </w:ins>
    </w:p>
    <w:p w14:paraId="54B86A2F" w14:textId="77777777" w:rsidR="006941F9" w:rsidRPr="006941F9" w:rsidRDefault="006941F9" w:rsidP="006941F9">
      <w:pPr>
        <w:pStyle w:val="ds-markdown-paragraph"/>
        <w:numPr>
          <w:ilvl w:val="0"/>
          <w:numId w:val="45"/>
        </w:numPr>
        <w:spacing w:after="0" w:afterAutospacing="0" w:line="420" w:lineRule="atLeast"/>
        <w:rPr>
          <w:ins w:id="177" w:author="_" w:date="2025-11-25T12:48:00Z"/>
          <w:rFonts w:ascii="Segoe UI" w:hAnsi="Segoe UI" w:cs="Segoe UI"/>
          <w:color w:val="000000" w:themeColor="text1"/>
          <w:rPrChange w:id="178" w:author="_" w:date="2025-11-25T12:49:00Z">
            <w:rPr>
              <w:ins w:id="179" w:author="_" w:date="2025-11-25T12:48:00Z"/>
              <w:rFonts w:ascii="Segoe UI" w:hAnsi="Segoe UI" w:cs="Segoe UI"/>
              <w:color w:val="F9FAFB"/>
            </w:rPr>
          </w:rPrChange>
        </w:rPr>
      </w:pPr>
      <w:ins w:id="180" w:author="_" w:date="2025-11-25T12:48:00Z">
        <w:r w:rsidRPr="006941F9">
          <w:rPr>
            <w:rFonts w:ascii="Segoe UI" w:hAnsi="Segoe UI" w:cs="Segoe UI"/>
            <w:color w:val="000000" w:themeColor="text1"/>
            <w:rPrChange w:id="181" w:author="_" w:date="2025-11-25T12:49:00Z">
              <w:rPr>
                <w:rFonts w:ascii="Segoe UI" w:hAnsi="Segoe UI" w:cs="Segoe UI"/>
                <w:color w:val="F9FAFB"/>
              </w:rPr>
            </w:rPrChange>
          </w:rPr>
          <w:t>Количество машиномест.</w:t>
        </w:r>
      </w:ins>
    </w:p>
    <w:p w14:paraId="41CE65CA" w14:textId="77777777" w:rsidR="006941F9" w:rsidRPr="006941F9" w:rsidRDefault="006941F9" w:rsidP="006941F9">
      <w:pPr>
        <w:pStyle w:val="ds-markdown-paragraph"/>
        <w:numPr>
          <w:ilvl w:val="0"/>
          <w:numId w:val="45"/>
        </w:numPr>
        <w:spacing w:after="0" w:afterAutospacing="0" w:line="420" w:lineRule="atLeast"/>
        <w:rPr>
          <w:ins w:id="182" w:author="_" w:date="2025-11-25T12:48:00Z"/>
          <w:rFonts w:ascii="Segoe UI" w:hAnsi="Segoe UI" w:cs="Segoe UI"/>
          <w:color w:val="000000" w:themeColor="text1"/>
          <w:rPrChange w:id="183" w:author="_" w:date="2025-11-25T12:49:00Z">
            <w:rPr>
              <w:ins w:id="184" w:author="_" w:date="2025-11-25T12:48:00Z"/>
              <w:rFonts w:ascii="Segoe UI" w:hAnsi="Segoe UI" w:cs="Segoe UI"/>
              <w:color w:val="F9FAFB"/>
            </w:rPr>
          </w:rPrChange>
        </w:rPr>
      </w:pPr>
      <w:ins w:id="185" w:author="_" w:date="2025-11-25T12:48:00Z">
        <w:r w:rsidRPr="006941F9">
          <w:rPr>
            <w:rFonts w:ascii="Segoe UI" w:hAnsi="Segoe UI" w:cs="Segoe UI"/>
            <w:color w:val="000000" w:themeColor="text1"/>
            <w:rPrChange w:id="186" w:author="_" w:date="2025-11-25T12:49:00Z">
              <w:rPr>
                <w:rFonts w:ascii="Segoe UI" w:hAnsi="Segoe UI" w:cs="Segoe UI"/>
                <w:color w:val="F9FAFB"/>
              </w:rPr>
            </w:rPrChange>
          </w:rPr>
          <w:t>Параметры земельного участка (площадь, кадастровый номер, назначение, оставшийся срок аренды).</w:t>
        </w:r>
      </w:ins>
    </w:p>
    <w:p w14:paraId="2623D29F" w14:textId="77777777" w:rsidR="006941F9" w:rsidRPr="006941F9" w:rsidRDefault="006941F9" w:rsidP="006941F9">
      <w:pPr>
        <w:spacing w:before="480" w:after="480" w:line="420" w:lineRule="atLeast"/>
        <w:rPr>
          <w:ins w:id="187" w:author="_" w:date="2025-11-25T12:48:00Z"/>
          <w:rFonts w:ascii="Segoe UI" w:hAnsi="Segoe UI" w:cs="Segoe UI"/>
          <w:color w:val="000000" w:themeColor="text1"/>
          <w:rPrChange w:id="188" w:author="_" w:date="2025-11-25T12:49:00Z">
            <w:rPr>
              <w:ins w:id="189" w:author="_" w:date="2025-11-25T12:48:00Z"/>
              <w:rFonts w:ascii="Segoe UI" w:hAnsi="Segoe UI" w:cs="Segoe UI"/>
              <w:color w:val="F9FAFB"/>
            </w:rPr>
          </w:rPrChange>
        </w:rPr>
      </w:pPr>
      <w:ins w:id="190" w:author="_" w:date="2025-11-25T12:48:00Z">
        <w:r w:rsidRPr="006941F9">
          <w:rPr>
            <w:rFonts w:ascii="Segoe UI" w:hAnsi="Segoe UI" w:cs="Segoe UI"/>
            <w:color w:val="000000" w:themeColor="text1"/>
            <w:rPrChange w:id="191" w:author="_" w:date="2025-11-25T12:49:00Z">
              <w:rPr>
                <w:rFonts w:ascii="Segoe UI" w:hAnsi="Segoe UI" w:cs="Segoe UI"/>
                <w:color w:val="F9FAFB"/>
              </w:rPr>
            </w:rPrChange>
          </w:rPr>
          <w:pict w14:anchorId="5CCAAF3C">
            <v:rect id="_x0000_i1026" style="width:0;height:.75pt" o:hralign="center" o:hrstd="t" o:hr="t" fillcolor="#a0a0a0" stroked="f"/>
          </w:pict>
        </w:r>
      </w:ins>
    </w:p>
    <w:p w14:paraId="4753E83E" w14:textId="77777777" w:rsidR="006941F9" w:rsidRPr="006941F9" w:rsidRDefault="006941F9" w:rsidP="006941F9">
      <w:pPr>
        <w:pStyle w:val="40"/>
        <w:spacing w:before="240" w:after="240" w:line="420" w:lineRule="atLeast"/>
        <w:rPr>
          <w:ins w:id="192" w:author="_" w:date="2025-11-25T12:48:00Z"/>
          <w:rFonts w:ascii="Segoe UI" w:hAnsi="Segoe UI" w:cs="Segoe UI"/>
          <w:color w:val="000000" w:themeColor="text1"/>
          <w:rPrChange w:id="193" w:author="_" w:date="2025-11-25T12:49:00Z">
            <w:rPr>
              <w:ins w:id="194" w:author="_" w:date="2025-11-25T12:48:00Z"/>
              <w:rFonts w:ascii="Segoe UI" w:hAnsi="Segoe UI" w:cs="Segoe UI"/>
              <w:color w:val="F9FAFB"/>
            </w:rPr>
          </w:rPrChange>
        </w:rPr>
      </w:pPr>
      <w:ins w:id="195" w:author="_" w:date="2025-11-25T12:48:00Z">
        <w:r w:rsidRPr="006941F9">
          <w:rPr>
            <w:rStyle w:val="afa"/>
            <w:rFonts w:ascii="Segoe UI" w:hAnsi="Segoe UI" w:cs="Segoe UI"/>
            <w:b w:val="0"/>
            <w:bCs w:val="0"/>
            <w:color w:val="000000" w:themeColor="text1"/>
            <w:rPrChange w:id="196" w:author="_" w:date="2025-11-25T12:49:00Z">
              <w:rPr>
                <w:rStyle w:val="afa"/>
                <w:rFonts w:ascii="Segoe UI" w:hAnsi="Segoe UI" w:cs="Segoe UI"/>
                <w:b w:val="0"/>
                <w:bCs w:val="0"/>
                <w:color w:val="F9FAFB"/>
              </w:rPr>
            </w:rPrChange>
          </w:rPr>
          <w:lastRenderedPageBreak/>
          <w:t>3. Этап 3: Оценка Стоимости Торгового Центра</w:t>
        </w:r>
      </w:ins>
    </w:p>
    <w:p w14:paraId="79015B20" w14:textId="77777777" w:rsidR="006941F9" w:rsidRPr="006941F9" w:rsidRDefault="006941F9" w:rsidP="006941F9">
      <w:pPr>
        <w:pStyle w:val="5"/>
        <w:spacing w:before="240" w:after="120" w:line="420" w:lineRule="atLeast"/>
        <w:rPr>
          <w:ins w:id="197" w:author="_" w:date="2025-11-25T12:48:00Z"/>
          <w:rFonts w:ascii="Segoe UI" w:hAnsi="Segoe UI" w:cs="Segoe UI"/>
          <w:color w:val="000000" w:themeColor="text1"/>
          <w:szCs w:val="24"/>
          <w:rPrChange w:id="198" w:author="_" w:date="2025-11-25T12:49:00Z">
            <w:rPr>
              <w:ins w:id="199" w:author="_" w:date="2025-11-25T12:48:00Z"/>
              <w:rFonts w:ascii="Segoe UI" w:hAnsi="Segoe UI" w:cs="Segoe UI"/>
              <w:color w:val="F9FAFB"/>
              <w:szCs w:val="24"/>
            </w:rPr>
          </w:rPrChange>
        </w:rPr>
      </w:pPr>
      <w:ins w:id="200" w:author="_" w:date="2025-11-25T12:48:00Z">
        <w:r w:rsidRPr="006941F9">
          <w:rPr>
            <w:rStyle w:val="afa"/>
            <w:rFonts w:ascii="Segoe UI" w:hAnsi="Segoe UI" w:cs="Segoe UI"/>
            <w:b w:val="0"/>
            <w:bCs w:val="0"/>
            <w:color w:val="000000" w:themeColor="text1"/>
            <w:szCs w:val="24"/>
            <w:rPrChange w:id="201" w:author="_" w:date="2025-11-25T12:49:00Z">
              <w:rPr>
                <w:rStyle w:val="afa"/>
                <w:rFonts w:ascii="Segoe UI" w:hAnsi="Segoe UI" w:cs="Segoe UI"/>
                <w:b w:val="0"/>
                <w:bCs w:val="0"/>
                <w:color w:val="F9FAFB"/>
                <w:szCs w:val="24"/>
              </w:rPr>
            </w:rPrChange>
          </w:rPr>
          <w:t>3.1. Выбор Подхода к Оценке</w:t>
        </w:r>
      </w:ins>
    </w:p>
    <w:p w14:paraId="4411DB34" w14:textId="77777777" w:rsidR="006941F9" w:rsidRPr="006941F9" w:rsidRDefault="006941F9" w:rsidP="006941F9">
      <w:pPr>
        <w:pStyle w:val="ds-markdown-paragraph"/>
        <w:numPr>
          <w:ilvl w:val="0"/>
          <w:numId w:val="46"/>
        </w:numPr>
        <w:spacing w:after="0" w:afterAutospacing="0" w:line="420" w:lineRule="atLeast"/>
        <w:rPr>
          <w:ins w:id="202" w:author="_" w:date="2025-11-25T12:48:00Z"/>
          <w:rFonts w:ascii="Segoe UI" w:hAnsi="Segoe UI" w:cs="Segoe UI"/>
          <w:color w:val="000000" w:themeColor="text1"/>
          <w:rPrChange w:id="203" w:author="_" w:date="2025-11-25T12:49:00Z">
            <w:rPr>
              <w:ins w:id="204" w:author="_" w:date="2025-11-25T12:48:00Z"/>
              <w:rFonts w:ascii="Segoe UI" w:hAnsi="Segoe UI" w:cs="Segoe UI"/>
              <w:color w:val="F9FAFB"/>
            </w:rPr>
          </w:rPrChange>
        </w:rPr>
      </w:pPr>
      <w:ins w:id="205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206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Доходный подход – ОСНОВНОЙ.</w:t>
        </w:r>
        <w:r w:rsidRPr="006941F9">
          <w:rPr>
            <w:rFonts w:ascii="Segoe UI" w:hAnsi="Segoe UI" w:cs="Segoe UI"/>
            <w:color w:val="000000" w:themeColor="text1"/>
            <w:rPrChange w:id="207" w:author="_" w:date="2025-11-25T12:49:00Z">
              <w:rPr>
                <w:rFonts w:ascii="Segoe UI" w:hAnsi="Segoe UI" w:cs="Segoe UI"/>
                <w:color w:val="F9FAFB"/>
              </w:rPr>
            </w:rPrChange>
          </w:rPr>
          <w:t> Стоимость ТЦ генерируется его арендным доходом.</w:t>
        </w:r>
      </w:ins>
    </w:p>
    <w:p w14:paraId="7C13280A" w14:textId="77777777" w:rsidR="006941F9" w:rsidRPr="006941F9" w:rsidRDefault="006941F9" w:rsidP="006941F9">
      <w:pPr>
        <w:pStyle w:val="ds-markdown-paragraph"/>
        <w:numPr>
          <w:ilvl w:val="0"/>
          <w:numId w:val="46"/>
        </w:numPr>
        <w:spacing w:after="0" w:afterAutospacing="0" w:line="420" w:lineRule="atLeast"/>
        <w:rPr>
          <w:ins w:id="208" w:author="_" w:date="2025-11-25T12:48:00Z"/>
          <w:rFonts w:ascii="Segoe UI" w:hAnsi="Segoe UI" w:cs="Segoe UI"/>
          <w:color w:val="000000" w:themeColor="text1"/>
          <w:rPrChange w:id="209" w:author="_" w:date="2025-11-25T12:49:00Z">
            <w:rPr>
              <w:ins w:id="210" w:author="_" w:date="2025-11-25T12:48:00Z"/>
              <w:rFonts w:ascii="Segoe UI" w:hAnsi="Segoe UI" w:cs="Segoe UI"/>
              <w:color w:val="F9FAFB"/>
            </w:rPr>
          </w:rPrChange>
        </w:rPr>
      </w:pPr>
      <w:ins w:id="211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212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Сравнительный подход – ВСПОМОГАТЕЛЬНЫЙ.</w:t>
        </w:r>
        <w:r w:rsidRPr="006941F9">
          <w:rPr>
            <w:rFonts w:ascii="Segoe UI" w:hAnsi="Segoe UI" w:cs="Segoe UI"/>
            <w:color w:val="000000" w:themeColor="text1"/>
            <w:rPrChange w:id="213" w:author="_" w:date="2025-11-25T12:49:00Z">
              <w:rPr>
                <w:rFonts w:ascii="Segoe UI" w:hAnsi="Segoe UI" w:cs="Segoe UI"/>
                <w:color w:val="F9FAFB"/>
              </w:rPr>
            </w:rPrChange>
          </w:rPr>
          <w:t> Используется редко из-за уникальности каждого ТЦ и закрытости данных по сделкам.</w:t>
        </w:r>
      </w:ins>
    </w:p>
    <w:p w14:paraId="05F3F2C9" w14:textId="77777777" w:rsidR="006941F9" w:rsidRPr="006941F9" w:rsidRDefault="006941F9" w:rsidP="006941F9">
      <w:pPr>
        <w:pStyle w:val="ds-markdown-paragraph"/>
        <w:numPr>
          <w:ilvl w:val="0"/>
          <w:numId w:val="46"/>
        </w:numPr>
        <w:spacing w:after="0" w:afterAutospacing="0" w:line="420" w:lineRule="atLeast"/>
        <w:rPr>
          <w:ins w:id="214" w:author="_" w:date="2025-11-25T12:48:00Z"/>
          <w:rFonts w:ascii="Segoe UI" w:hAnsi="Segoe UI" w:cs="Segoe UI"/>
          <w:color w:val="000000" w:themeColor="text1"/>
          <w:rPrChange w:id="215" w:author="_" w:date="2025-11-25T12:49:00Z">
            <w:rPr>
              <w:ins w:id="216" w:author="_" w:date="2025-11-25T12:48:00Z"/>
              <w:rFonts w:ascii="Segoe UI" w:hAnsi="Segoe UI" w:cs="Segoe UI"/>
              <w:color w:val="F9FAFB"/>
            </w:rPr>
          </w:rPrChange>
        </w:rPr>
      </w:pPr>
      <w:ins w:id="217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218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Затратный подход – СПРАВОЧНЫЙ.</w:t>
        </w:r>
        <w:r w:rsidRPr="006941F9">
          <w:rPr>
            <w:rFonts w:ascii="Segoe UI" w:hAnsi="Segoe UI" w:cs="Segoe UI"/>
            <w:color w:val="000000" w:themeColor="text1"/>
            <w:rPrChange w:id="219" w:author="_" w:date="2025-11-25T12:49:00Z">
              <w:rPr>
                <w:rFonts w:ascii="Segoe UI" w:hAnsi="Segoe UI" w:cs="Segoe UI"/>
                <w:color w:val="F9FAFB"/>
              </w:rPr>
            </w:rPrChange>
          </w:rPr>
          <w:t> Применяется для проверки или для оценки специализированных объектов. Не отражает инвестиционную привлекательность.</w:t>
        </w:r>
      </w:ins>
    </w:p>
    <w:p w14:paraId="7AB5B2E7" w14:textId="77777777" w:rsidR="006941F9" w:rsidRPr="006941F9" w:rsidRDefault="006941F9" w:rsidP="006941F9">
      <w:pPr>
        <w:pStyle w:val="5"/>
        <w:spacing w:before="240" w:after="240" w:line="420" w:lineRule="atLeast"/>
        <w:rPr>
          <w:ins w:id="220" w:author="_" w:date="2025-11-25T12:48:00Z"/>
          <w:rFonts w:ascii="Segoe UI" w:hAnsi="Segoe UI" w:cs="Segoe UI"/>
          <w:color w:val="000000" w:themeColor="text1"/>
          <w:szCs w:val="24"/>
          <w:rPrChange w:id="221" w:author="_" w:date="2025-11-25T12:49:00Z">
            <w:rPr>
              <w:ins w:id="222" w:author="_" w:date="2025-11-25T12:48:00Z"/>
              <w:rFonts w:ascii="Segoe UI" w:hAnsi="Segoe UI" w:cs="Segoe UI"/>
              <w:color w:val="F9FAFB"/>
              <w:szCs w:val="24"/>
            </w:rPr>
          </w:rPrChange>
        </w:rPr>
      </w:pPr>
      <w:ins w:id="223" w:author="_" w:date="2025-11-25T12:48:00Z">
        <w:r w:rsidRPr="006941F9">
          <w:rPr>
            <w:rStyle w:val="afa"/>
            <w:rFonts w:ascii="Segoe UI" w:hAnsi="Segoe UI" w:cs="Segoe UI"/>
            <w:b w:val="0"/>
            <w:bCs w:val="0"/>
            <w:color w:val="000000" w:themeColor="text1"/>
            <w:szCs w:val="24"/>
            <w:rPrChange w:id="224" w:author="_" w:date="2025-11-25T12:49:00Z">
              <w:rPr>
                <w:rStyle w:val="afa"/>
                <w:rFonts w:ascii="Segoe UI" w:hAnsi="Segoe UI" w:cs="Segoe UI"/>
                <w:b w:val="0"/>
                <w:bCs w:val="0"/>
                <w:color w:val="F9FAFB"/>
                <w:szCs w:val="24"/>
              </w:rPr>
            </w:rPrChange>
          </w:rPr>
          <w:t>3.2. Доходный Подход: Детализация</w:t>
        </w:r>
      </w:ins>
    </w:p>
    <w:p w14:paraId="279D365D" w14:textId="77777777" w:rsidR="006941F9" w:rsidRPr="006941F9" w:rsidRDefault="006941F9" w:rsidP="006941F9">
      <w:pPr>
        <w:pStyle w:val="ds-markdown-paragraph"/>
        <w:spacing w:before="240" w:beforeAutospacing="0" w:after="240" w:afterAutospacing="0" w:line="420" w:lineRule="atLeast"/>
        <w:rPr>
          <w:ins w:id="225" w:author="_" w:date="2025-11-25T12:48:00Z"/>
          <w:rFonts w:ascii="Segoe UI" w:hAnsi="Segoe UI" w:cs="Segoe UI"/>
          <w:color w:val="000000" w:themeColor="text1"/>
          <w:rPrChange w:id="226" w:author="_" w:date="2025-11-25T12:49:00Z">
            <w:rPr>
              <w:ins w:id="227" w:author="_" w:date="2025-11-25T12:48:00Z"/>
              <w:rFonts w:ascii="Segoe UI" w:hAnsi="Segoe UI" w:cs="Segoe UI"/>
              <w:color w:val="F9FAFB"/>
            </w:rPr>
          </w:rPrChange>
        </w:rPr>
      </w:pPr>
      <w:ins w:id="228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229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А) Анализ местоположения и конкурентной среды (Ключевой этап!)</w:t>
        </w:r>
        <w:r w:rsidRPr="006941F9">
          <w:rPr>
            <w:rFonts w:ascii="Segoe UI" w:hAnsi="Segoe UI" w:cs="Segoe UI"/>
            <w:color w:val="000000" w:themeColor="text1"/>
            <w:rPrChange w:id="230" w:author="_" w:date="2025-11-25T12:49:00Z">
              <w:rPr>
                <w:rFonts w:ascii="Segoe UI" w:hAnsi="Segoe UI" w:cs="Segoe UI"/>
                <w:color w:val="F9FAFB"/>
              </w:rPr>
            </w:rPrChange>
          </w:rPr>
          <w:br/>
          <w:t>Стоимость ТЦ напрямую зависит от посещаемости. Проанализируйте факторы:</w:t>
        </w:r>
      </w:ins>
    </w:p>
    <w:p w14:paraId="553B5DBC" w14:textId="77777777" w:rsidR="006941F9" w:rsidRPr="006941F9" w:rsidRDefault="006941F9" w:rsidP="006941F9">
      <w:pPr>
        <w:pStyle w:val="ds-markdown-paragraph"/>
        <w:numPr>
          <w:ilvl w:val="0"/>
          <w:numId w:val="47"/>
        </w:numPr>
        <w:spacing w:after="0" w:afterAutospacing="0" w:line="420" w:lineRule="atLeast"/>
        <w:rPr>
          <w:ins w:id="231" w:author="_" w:date="2025-11-25T12:48:00Z"/>
          <w:rFonts w:ascii="Segoe UI" w:hAnsi="Segoe UI" w:cs="Segoe UI"/>
          <w:color w:val="000000" w:themeColor="text1"/>
          <w:rPrChange w:id="232" w:author="_" w:date="2025-11-25T12:49:00Z">
            <w:rPr>
              <w:ins w:id="233" w:author="_" w:date="2025-11-25T12:48:00Z"/>
              <w:rFonts w:ascii="Segoe UI" w:hAnsi="Segoe UI" w:cs="Segoe UI"/>
              <w:color w:val="F9FAFB"/>
            </w:rPr>
          </w:rPrChange>
        </w:rPr>
      </w:pPr>
      <w:ins w:id="234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235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Преимущества:</w:t>
        </w:r>
        <w:r w:rsidRPr="006941F9">
          <w:rPr>
            <w:rFonts w:ascii="Segoe UI" w:hAnsi="Segoe UI" w:cs="Segoe UI"/>
            <w:color w:val="000000" w:themeColor="text1"/>
            <w:rPrChange w:id="236" w:author="_" w:date="2025-11-25T12:49:00Z">
              <w:rPr>
                <w:rFonts w:ascii="Segoe UI" w:hAnsi="Segoe UI" w:cs="Segoe UI"/>
                <w:color w:val="F9FAFB"/>
              </w:rPr>
            </w:rPrChange>
          </w:rPr>
          <w:t> Расположение на магистрали, рядом с метро, в центре жилого массива, высокий пешеходный/транспортный трафик.</w:t>
        </w:r>
      </w:ins>
    </w:p>
    <w:p w14:paraId="6187C7DE" w14:textId="77777777" w:rsidR="006941F9" w:rsidRPr="006941F9" w:rsidRDefault="006941F9" w:rsidP="006941F9">
      <w:pPr>
        <w:pStyle w:val="ds-markdown-paragraph"/>
        <w:numPr>
          <w:ilvl w:val="0"/>
          <w:numId w:val="47"/>
        </w:numPr>
        <w:spacing w:after="0" w:afterAutospacing="0" w:line="420" w:lineRule="atLeast"/>
        <w:rPr>
          <w:ins w:id="237" w:author="_" w:date="2025-11-25T12:48:00Z"/>
          <w:rFonts w:ascii="Segoe UI" w:hAnsi="Segoe UI" w:cs="Segoe UI"/>
          <w:color w:val="000000" w:themeColor="text1"/>
          <w:rPrChange w:id="238" w:author="_" w:date="2025-11-25T12:49:00Z">
            <w:rPr>
              <w:ins w:id="239" w:author="_" w:date="2025-11-25T12:48:00Z"/>
              <w:rFonts w:ascii="Segoe UI" w:hAnsi="Segoe UI" w:cs="Segoe UI"/>
              <w:color w:val="F9FAFB"/>
            </w:rPr>
          </w:rPrChange>
        </w:rPr>
      </w:pPr>
      <w:ins w:id="240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241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Риски (Недостатки):</w:t>
        </w:r>
        <w:r w:rsidRPr="006941F9">
          <w:rPr>
            <w:rFonts w:ascii="Segoe UI" w:hAnsi="Segoe UI" w:cs="Segoe UI"/>
            <w:color w:val="000000" w:themeColor="text1"/>
            <w:rPrChange w:id="242" w:author="_" w:date="2025-11-25T12:49:00Z">
              <w:rPr>
                <w:rFonts w:ascii="Segoe UI" w:hAnsi="Segoe UI" w:cs="Segoe UI"/>
                <w:color w:val="F9FAFB"/>
              </w:rPr>
            </w:rPrChange>
          </w:rPr>
          <w:t> Наличие конкурентов в радиусе 10, 20 и 30 минут на автомобиле, неблагоприятное развитие прилегающей территории.</w:t>
        </w:r>
      </w:ins>
    </w:p>
    <w:p w14:paraId="310B6FEF" w14:textId="77777777" w:rsidR="006941F9" w:rsidRPr="006941F9" w:rsidRDefault="006941F9" w:rsidP="006941F9">
      <w:pPr>
        <w:pStyle w:val="ds-markdown-paragraph"/>
        <w:numPr>
          <w:ilvl w:val="0"/>
          <w:numId w:val="47"/>
        </w:numPr>
        <w:spacing w:after="0" w:afterAutospacing="0" w:line="420" w:lineRule="atLeast"/>
        <w:rPr>
          <w:ins w:id="243" w:author="_" w:date="2025-11-25T12:48:00Z"/>
          <w:rFonts w:ascii="Segoe UI" w:hAnsi="Segoe UI" w:cs="Segoe UI"/>
          <w:color w:val="000000" w:themeColor="text1"/>
          <w:rPrChange w:id="244" w:author="_" w:date="2025-11-25T12:49:00Z">
            <w:rPr>
              <w:ins w:id="245" w:author="_" w:date="2025-11-25T12:48:00Z"/>
              <w:rFonts w:ascii="Segoe UI" w:hAnsi="Segoe UI" w:cs="Segoe UI"/>
              <w:color w:val="F9FAFB"/>
            </w:rPr>
          </w:rPrChange>
        </w:rPr>
      </w:pPr>
      <w:ins w:id="246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247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Метод:</w:t>
        </w:r>
        <w:r w:rsidRPr="006941F9">
          <w:rPr>
            <w:rFonts w:ascii="Segoe UI" w:hAnsi="Segoe UI" w:cs="Segoe UI"/>
            <w:color w:val="000000" w:themeColor="text1"/>
            <w:rPrChange w:id="248" w:author="_" w:date="2025-11-25T12:49:00Z">
              <w:rPr>
                <w:rFonts w:ascii="Segoe UI" w:hAnsi="Segoe UI" w:cs="Segoe UI"/>
                <w:color w:val="F9FAFB"/>
              </w:rPr>
            </w:rPrChange>
          </w:rPr>
          <w:t> Составьте таблицу "Сильные/Слабые стороны" (аналогично Таблице 2). Вывод по местоположению повлияет на ставки аренды и капитализации.</w:t>
        </w:r>
      </w:ins>
    </w:p>
    <w:p w14:paraId="1ED1E6F6" w14:textId="77777777" w:rsidR="006941F9" w:rsidRPr="006941F9" w:rsidRDefault="006941F9" w:rsidP="006941F9">
      <w:pPr>
        <w:pStyle w:val="ds-markdown-paragraph"/>
        <w:spacing w:before="240" w:beforeAutospacing="0" w:after="240" w:afterAutospacing="0" w:line="420" w:lineRule="atLeast"/>
        <w:rPr>
          <w:ins w:id="249" w:author="_" w:date="2025-11-25T12:48:00Z"/>
          <w:rFonts w:ascii="Segoe UI" w:hAnsi="Segoe UI" w:cs="Segoe UI"/>
          <w:color w:val="000000" w:themeColor="text1"/>
          <w:rPrChange w:id="250" w:author="_" w:date="2025-11-25T12:49:00Z">
            <w:rPr>
              <w:ins w:id="251" w:author="_" w:date="2025-11-25T12:48:00Z"/>
              <w:rFonts w:ascii="Segoe UI" w:hAnsi="Segoe UI" w:cs="Segoe UI"/>
              <w:color w:val="F9FAFB"/>
            </w:rPr>
          </w:rPrChange>
        </w:rPr>
      </w:pPr>
      <w:ins w:id="252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253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Б) Анализ структуры арендаторов</w:t>
        </w:r>
      </w:ins>
    </w:p>
    <w:p w14:paraId="75963B9D" w14:textId="77777777" w:rsidR="006941F9" w:rsidRPr="006941F9" w:rsidRDefault="006941F9" w:rsidP="006941F9">
      <w:pPr>
        <w:pStyle w:val="ds-markdown-paragraph"/>
        <w:numPr>
          <w:ilvl w:val="0"/>
          <w:numId w:val="48"/>
        </w:numPr>
        <w:spacing w:after="0" w:afterAutospacing="0" w:line="420" w:lineRule="atLeast"/>
        <w:rPr>
          <w:ins w:id="254" w:author="_" w:date="2025-11-25T12:48:00Z"/>
          <w:rFonts w:ascii="Segoe UI" w:hAnsi="Segoe UI" w:cs="Segoe UI"/>
          <w:color w:val="000000" w:themeColor="text1"/>
          <w:rPrChange w:id="255" w:author="_" w:date="2025-11-25T12:49:00Z">
            <w:rPr>
              <w:ins w:id="256" w:author="_" w:date="2025-11-25T12:48:00Z"/>
              <w:rFonts w:ascii="Segoe UI" w:hAnsi="Segoe UI" w:cs="Segoe UI"/>
              <w:color w:val="F9FAFB"/>
            </w:rPr>
          </w:rPrChange>
        </w:rPr>
      </w:pPr>
      <w:ins w:id="257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258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Якорные арендаторы</w:t>
        </w:r>
        <w:r w:rsidRPr="006941F9">
          <w:rPr>
            <w:rFonts w:ascii="Segoe UI" w:hAnsi="Segoe UI" w:cs="Segoe UI"/>
            <w:color w:val="000000" w:themeColor="text1"/>
            <w:rPrChange w:id="259" w:author="_" w:date="2025-11-25T12:49:00Z">
              <w:rPr>
                <w:rFonts w:ascii="Segoe UI" w:hAnsi="Segoe UI" w:cs="Segoe UI"/>
                <w:color w:val="F9FAFB"/>
              </w:rPr>
            </w:rPrChange>
          </w:rPr>
          <w:t> (крупные сети, &gt;1500 кв. м в регионах): обеспечивают стабильность, но платят низкую ставку.</w:t>
        </w:r>
      </w:ins>
    </w:p>
    <w:p w14:paraId="1F79E47B" w14:textId="77777777" w:rsidR="006941F9" w:rsidRPr="006941F9" w:rsidRDefault="006941F9" w:rsidP="006941F9">
      <w:pPr>
        <w:pStyle w:val="ds-markdown-paragraph"/>
        <w:numPr>
          <w:ilvl w:val="0"/>
          <w:numId w:val="48"/>
        </w:numPr>
        <w:spacing w:after="0" w:afterAutospacing="0" w:line="420" w:lineRule="atLeast"/>
        <w:rPr>
          <w:ins w:id="260" w:author="_" w:date="2025-11-25T12:48:00Z"/>
          <w:rFonts w:ascii="Segoe UI" w:hAnsi="Segoe UI" w:cs="Segoe UI"/>
          <w:color w:val="000000" w:themeColor="text1"/>
          <w:rPrChange w:id="261" w:author="_" w:date="2025-11-25T12:49:00Z">
            <w:rPr>
              <w:ins w:id="262" w:author="_" w:date="2025-11-25T12:48:00Z"/>
              <w:rFonts w:ascii="Segoe UI" w:hAnsi="Segoe UI" w:cs="Segoe UI"/>
              <w:color w:val="F9FAFB"/>
            </w:rPr>
          </w:rPrChange>
        </w:rPr>
      </w:pPr>
      <w:ins w:id="263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264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Торговая галерея</w:t>
        </w:r>
        <w:r w:rsidRPr="006941F9">
          <w:rPr>
            <w:rFonts w:ascii="Segoe UI" w:hAnsi="Segoe UI" w:cs="Segoe UI"/>
            <w:color w:val="000000" w:themeColor="text1"/>
            <w:rPrChange w:id="265" w:author="_" w:date="2025-11-25T12:49:00Z">
              <w:rPr>
                <w:rFonts w:ascii="Segoe UI" w:hAnsi="Segoe UI" w:cs="Segoe UI"/>
                <w:color w:val="F9FAFB"/>
              </w:rPr>
            </w:rPrChange>
          </w:rPr>
          <w:t> (магазины, &lt;500 кв. м): приносят основной доход, но имеют высокую текучесть.</w:t>
        </w:r>
      </w:ins>
    </w:p>
    <w:p w14:paraId="223F12A2" w14:textId="77777777" w:rsidR="006941F9" w:rsidRPr="006941F9" w:rsidRDefault="006941F9" w:rsidP="006941F9">
      <w:pPr>
        <w:pStyle w:val="ds-markdown-paragraph"/>
        <w:numPr>
          <w:ilvl w:val="0"/>
          <w:numId w:val="48"/>
        </w:numPr>
        <w:spacing w:after="0" w:afterAutospacing="0" w:line="420" w:lineRule="atLeast"/>
        <w:rPr>
          <w:ins w:id="266" w:author="_" w:date="2025-11-25T12:48:00Z"/>
          <w:rFonts w:ascii="Segoe UI" w:hAnsi="Segoe UI" w:cs="Segoe UI"/>
          <w:color w:val="000000" w:themeColor="text1"/>
          <w:rPrChange w:id="267" w:author="_" w:date="2025-11-25T12:49:00Z">
            <w:rPr>
              <w:ins w:id="268" w:author="_" w:date="2025-11-25T12:48:00Z"/>
              <w:rFonts w:ascii="Segoe UI" w:hAnsi="Segoe UI" w:cs="Segoe UI"/>
              <w:color w:val="F9FAFB"/>
            </w:rPr>
          </w:rPrChange>
        </w:rPr>
      </w:pPr>
      <w:ins w:id="269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270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Вывод:</w:t>
        </w:r>
        <w:r w:rsidRPr="006941F9">
          <w:rPr>
            <w:rFonts w:ascii="Segoe UI" w:hAnsi="Segoe UI" w:cs="Segoe UI"/>
            <w:color w:val="000000" w:themeColor="text1"/>
            <w:rPrChange w:id="271" w:author="_" w:date="2025-11-25T12:49:00Z">
              <w:rPr>
                <w:rFonts w:ascii="Segoe UI" w:hAnsi="Segoe UI" w:cs="Segoe UI"/>
                <w:color w:val="F9FAFB"/>
              </w:rPr>
            </w:rPrChange>
          </w:rPr>
          <w:t> ТЦ с долей якорных арендаторов </w:t>
        </w:r>
        <w:r w:rsidRPr="006941F9">
          <w:rPr>
            <w:rStyle w:val="afa"/>
            <w:rFonts w:ascii="Segoe UI" w:hAnsi="Segoe UI" w:cs="Segoe UI"/>
            <w:color w:val="000000" w:themeColor="text1"/>
            <w:rPrChange w:id="272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менее 65%</w:t>
        </w:r>
        <w:r w:rsidRPr="006941F9">
          <w:rPr>
            <w:rFonts w:ascii="Segoe UI" w:hAnsi="Segoe UI" w:cs="Segoe UI"/>
            <w:color w:val="000000" w:themeColor="text1"/>
            <w:rPrChange w:id="273" w:author="_" w:date="2025-11-25T12:49:00Z">
              <w:rPr>
                <w:rFonts w:ascii="Segoe UI" w:hAnsi="Segoe UI" w:cs="Segoe UI"/>
                <w:color w:val="F9FAFB"/>
              </w:rPr>
            </w:rPrChange>
          </w:rPr>
          <w:t> (как в аналитике PwC) будет иметь более высокую средневзвешенную ставку аренды, но может быть более чувствителен к кризисам.</w:t>
        </w:r>
      </w:ins>
    </w:p>
    <w:p w14:paraId="68BAA36C" w14:textId="77777777" w:rsidR="006941F9" w:rsidRPr="006941F9" w:rsidRDefault="006941F9" w:rsidP="006941F9">
      <w:pPr>
        <w:pStyle w:val="ds-markdown-paragraph"/>
        <w:spacing w:before="240" w:beforeAutospacing="0" w:after="240" w:afterAutospacing="0" w:line="420" w:lineRule="atLeast"/>
        <w:rPr>
          <w:ins w:id="274" w:author="_" w:date="2025-11-25T12:48:00Z"/>
          <w:rFonts w:ascii="Segoe UI" w:hAnsi="Segoe UI" w:cs="Segoe UI"/>
          <w:color w:val="000000" w:themeColor="text1"/>
          <w:rPrChange w:id="275" w:author="_" w:date="2025-11-25T12:49:00Z">
            <w:rPr>
              <w:ins w:id="276" w:author="_" w:date="2025-11-25T12:48:00Z"/>
              <w:rFonts w:ascii="Segoe UI" w:hAnsi="Segoe UI" w:cs="Segoe UI"/>
              <w:color w:val="F9FAFB"/>
            </w:rPr>
          </w:rPrChange>
        </w:rPr>
      </w:pPr>
      <w:ins w:id="277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278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В) Анализ сроков договоров аренды</w:t>
        </w:r>
      </w:ins>
    </w:p>
    <w:p w14:paraId="5B1C4684" w14:textId="77777777" w:rsidR="006941F9" w:rsidRPr="006941F9" w:rsidRDefault="006941F9" w:rsidP="006941F9">
      <w:pPr>
        <w:pStyle w:val="ds-markdown-paragraph"/>
        <w:numPr>
          <w:ilvl w:val="0"/>
          <w:numId w:val="49"/>
        </w:numPr>
        <w:spacing w:after="0" w:afterAutospacing="0" w:line="420" w:lineRule="atLeast"/>
        <w:rPr>
          <w:ins w:id="279" w:author="_" w:date="2025-11-25T12:48:00Z"/>
          <w:rFonts w:ascii="Segoe UI" w:hAnsi="Segoe UI" w:cs="Segoe UI"/>
          <w:color w:val="000000" w:themeColor="text1"/>
          <w:rPrChange w:id="280" w:author="_" w:date="2025-11-25T12:49:00Z">
            <w:rPr>
              <w:ins w:id="281" w:author="_" w:date="2025-11-25T12:48:00Z"/>
              <w:rFonts w:ascii="Segoe UI" w:hAnsi="Segoe UI" w:cs="Segoe UI"/>
              <w:color w:val="F9FAFB"/>
            </w:rPr>
          </w:rPrChange>
        </w:rPr>
      </w:pPr>
      <w:ins w:id="282" w:author="_" w:date="2025-11-25T12:48:00Z">
        <w:r w:rsidRPr="006941F9">
          <w:rPr>
            <w:rFonts w:ascii="Segoe UI" w:hAnsi="Segoe UI" w:cs="Segoe UI"/>
            <w:color w:val="000000" w:themeColor="text1"/>
            <w:rPrChange w:id="283" w:author="_" w:date="2025-11-25T12:49:00Z">
              <w:rPr>
                <w:rFonts w:ascii="Segoe UI" w:hAnsi="Segoe UI" w:cs="Segoe UI"/>
                <w:color w:val="F9FAFB"/>
              </w:rPr>
            </w:rPrChange>
          </w:rPr>
          <w:lastRenderedPageBreak/>
          <w:t>Доля долгосрочных договоров (срок &gt;1 года) должна быть высокой (&gt;80%). Это снижает риск внезапного высвобождения площадей и увеличивает стабильность денежного потока.</w:t>
        </w:r>
      </w:ins>
    </w:p>
    <w:p w14:paraId="66CA1F73" w14:textId="77777777" w:rsidR="006941F9" w:rsidRPr="006941F9" w:rsidRDefault="006941F9" w:rsidP="006941F9">
      <w:pPr>
        <w:pStyle w:val="ds-markdown-paragraph"/>
        <w:spacing w:before="240" w:beforeAutospacing="0" w:after="240" w:afterAutospacing="0" w:line="420" w:lineRule="atLeast"/>
        <w:rPr>
          <w:ins w:id="284" w:author="_" w:date="2025-11-25T12:48:00Z"/>
          <w:rFonts w:ascii="Segoe UI" w:hAnsi="Segoe UI" w:cs="Segoe UI"/>
          <w:color w:val="000000" w:themeColor="text1"/>
          <w:rPrChange w:id="285" w:author="_" w:date="2025-11-25T12:49:00Z">
            <w:rPr>
              <w:ins w:id="286" w:author="_" w:date="2025-11-25T12:48:00Z"/>
              <w:rFonts w:ascii="Segoe UI" w:hAnsi="Segoe UI" w:cs="Segoe UI"/>
              <w:color w:val="F9FAFB"/>
            </w:rPr>
          </w:rPrChange>
        </w:rPr>
      </w:pPr>
      <w:ins w:id="287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288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Г) Расчет Чистого Операционного Дохода (ЧОД)</w:t>
        </w:r>
      </w:ins>
    </w:p>
    <w:p w14:paraId="73257563" w14:textId="77777777" w:rsidR="006941F9" w:rsidRPr="006941F9" w:rsidRDefault="006941F9" w:rsidP="006941F9">
      <w:pPr>
        <w:pStyle w:val="ds-markdown-paragraph"/>
        <w:numPr>
          <w:ilvl w:val="0"/>
          <w:numId w:val="50"/>
        </w:numPr>
        <w:spacing w:after="0" w:afterAutospacing="0" w:line="420" w:lineRule="atLeast"/>
        <w:rPr>
          <w:ins w:id="289" w:author="_" w:date="2025-11-25T12:48:00Z"/>
          <w:rFonts w:ascii="Segoe UI" w:hAnsi="Segoe UI" w:cs="Segoe UI"/>
          <w:color w:val="000000" w:themeColor="text1"/>
          <w:rPrChange w:id="290" w:author="_" w:date="2025-11-25T12:49:00Z">
            <w:rPr>
              <w:ins w:id="291" w:author="_" w:date="2025-11-25T12:48:00Z"/>
              <w:rFonts w:ascii="Segoe UI" w:hAnsi="Segoe UI" w:cs="Segoe UI"/>
              <w:color w:val="F9FAFB"/>
            </w:rPr>
          </w:rPrChange>
        </w:rPr>
      </w:pPr>
      <w:ins w:id="292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293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Определите Валовой Доход:</w:t>
        </w:r>
        <w:r w:rsidRPr="006941F9">
          <w:rPr>
            <w:rFonts w:ascii="Segoe UI" w:hAnsi="Segoe UI" w:cs="Segoe UI"/>
            <w:color w:val="000000" w:themeColor="text1"/>
            <w:rPrChange w:id="294" w:author="_" w:date="2025-11-25T12:49:00Z">
              <w:rPr>
                <w:rFonts w:ascii="Segoe UI" w:hAnsi="Segoe UI" w:cs="Segoe UI"/>
                <w:color w:val="F9FAFB"/>
              </w:rPr>
            </w:rPrChange>
          </w:rPr>
          <w:t> Суммируйте всю арендную плату и дополнительные доходы.</w:t>
        </w:r>
      </w:ins>
    </w:p>
    <w:p w14:paraId="7F154568" w14:textId="77777777" w:rsidR="006941F9" w:rsidRPr="006941F9" w:rsidRDefault="006941F9" w:rsidP="006941F9">
      <w:pPr>
        <w:pStyle w:val="ds-markdown-paragraph"/>
        <w:numPr>
          <w:ilvl w:val="0"/>
          <w:numId w:val="50"/>
        </w:numPr>
        <w:spacing w:after="0" w:afterAutospacing="0" w:line="420" w:lineRule="atLeast"/>
        <w:rPr>
          <w:ins w:id="295" w:author="_" w:date="2025-11-25T12:48:00Z"/>
          <w:rFonts w:ascii="Segoe UI" w:hAnsi="Segoe UI" w:cs="Segoe UI"/>
          <w:color w:val="000000" w:themeColor="text1"/>
          <w:rPrChange w:id="296" w:author="_" w:date="2025-11-25T12:49:00Z">
            <w:rPr>
              <w:ins w:id="297" w:author="_" w:date="2025-11-25T12:48:00Z"/>
              <w:rFonts w:ascii="Segoe UI" w:hAnsi="Segoe UI" w:cs="Segoe UI"/>
              <w:color w:val="F9FAFB"/>
            </w:rPr>
          </w:rPrChange>
        </w:rPr>
      </w:pPr>
      <w:ins w:id="298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299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Скорректируйте Расходы:</w:t>
        </w:r>
        <w:r w:rsidRPr="006941F9">
          <w:rPr>
            <w:rFonts w:ascii="Segoe UI" w:hAnsi="Segoe UI" w:cs="Segoe UI"/>
            <w:color w:val="000000" w:themeColor="text1"/>
            <w:rPrChange w:id="300" w:author="_" w:date="2025-11-25T12:49:00Z">
              <w:rPr>
                <w:rFonts w:ascii="Segoe UI" w:hAnsi="Segoe UI" w:cs="Segoe UI"/>
                <w:color w:val="F9FAFB"/>
              </w:rPr>
            </w:rPrChange>
          </w:rPr>
          <w:t> Используйте рыночные значения расходов (3 500 руб./кв. м), если данные заемщика занижены.</w:t>
        </w:r>
      </w:ins>
    </w:p>
    <w:p w14:paraId="6E149D17" w14:textId="77777777" w:rsidR="006941F9" w:rsidRPr="006941F9" w:rsidRDefault="006941F9" w:rsidP="006941F9">
      <w:pPr>
        <w:pStyle w:val="ds-markdown-paragraph"/>
        <w:numPr>
          <w:ilvl w:val="0"/>
          <w:numId w:val="50"/>
        </w:numPr>
        <w:spacing w:after="0" w:afterAutospacing="0" w:line="420" w:lineRule="atLeast"/>
        <w:rPr>
          <w:ins w:id="301" w:author="_" w:date="2025-11-25T12:48:00Z"/>
          <w:rFonts w:ascii="Segoe UI" w:hAnsi="Segoe UI" w:cs="Segoe UI"/>
          <w:color w:val="000000" w:themeColor="text1"/>
          <w:rPrChange w:id="302" w:author="_" w:date="2025-11-25T12:49:00Z">
            <w:rPr>
              <w:ins w:id="303" w:author="_" w:date="2025-11-25T12:48:00Z"/>
              <w:rFonts w:ascii="Segoe UI" w:hAnsi="Segoe UI" w:cs="Segoe UI"/>
              <w:color w:val="F9FAFB"/>
            </w:rPr>
          </w:rPrChange>
        </w:rPr>
      </w:pPr>
      <w:ins w:id="304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305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Рассчитайте ЧОД:</w:t>
        </w:r>
        <w:r w:rsidRPr="006941F9">
          <w:rPr>
            <w:rFonts w:ascii="Segoe UI" w:hAnsi="Segoe UI" w:cs="Segoe UI"/>
            <w:color w:val="000000" w:themeColor="text1"/>
            <w:rPrChange w:id="306" w:author="_" w:date="2025-11-25T12:49:00Z">
              <w:rPr>
                <w:rFonts w:ascii="Segoe UI" w:hAnsi="Segoe UI" w:cs="Segoe UI"/>
                <w:color w:val="F9FAFB"/>
              </w:rPr>
            </w:rPrChange>
          </w:rPr>
          <w:t> </w:t>
        </w:r>
        <w:r w:rsidRPr="006941F9">
          <w:rPr>
            <w:rStyle w:val="HTML"/>
            <w:rFonts w:ascii="Consolas" w:hAnsi="Consolas"/>
            <w:color w:val="000000" w:themeColor="text1"/>
            <w:shd w:val="clear" w:color="auto" w:fill="2C2C2E"/>
            <w:rPrChange w:id="307" w:author="_" w:date="2025-11-25T12:49:00Z">
              <w:rPr>
                <w:rStyle w:val="HTML"/>
                <w:rFonts w:ascii="Consolas" w:hAnsi="Consolas"/>
                <w:color w:val="F9FAFB"/>
                <w:shd w:val="clear" w:color="auto" w:fill="2C2C2E"/>
              </w:rPr>
            </w:rPrChange>
          </w:rPr>
          <w:t>ЧОД = Валовой Доход - Операционные Расходы</w:t>
        </w:r>
        <w:r w:rsidRPr="006941F9">
          <w:rPr>
            <w:rFonts w:ascii="Segoe UI" w:hAnsi="Segoe UI" w:cs="Segoe UI"/>
            <w:color w:val="000000" w:themeColor="text1"/>
            <w:rPrChange w:id="308" w:author="_" w:date="2025-11-25T12:49:00Z">
              <w:rPr>
                <w:rFonts w:ascii="Segoe UI" w:hAnsi="Segoe UI" w:cs="Segoe UI"/>
                <w:color w:val="F9FAFB"/>
              </w:rPr>
            </w:rPrChange>
          </w:rPr>
          <w:t>.</w:t>
        </w:r>
      </w:ins>
    </w:p>
    <w:p w14:paraId="27DB745E" w14:textId="77777777" w:rsidR="006941F9" w:rsidRPr="006941F9" w:rsidRDefault="006941F9" w:rsidP="006941F9">
      <w:pPr>
        <w:pStyle w:val="ds-markdown-paragraph"/>
        <w:numPr>
          <w:ilvl w:val="0"/>
          <w:numId w:val="50"/>
        </w:numPr>
        <w:spacing w:after="0" w:afterAutospacing="0" w:line="420" w:lineRule="atLeast"/>
        <w:rPr>
          <w:ins w:id="309" w:author="_" w:date="2025-11-25T12:48:00Z"/>
          <w:rFonts w:ascii="Segoe UI" w:hAnsi="Segoe UI" w:cs="Segoe UI"/>
          <w:color w:val="000000" w:themeColor="text1"/>
          <w:rPrChange w:id="310" w:author="_" w:date="2025-11-25T12:49:00Z">
            <w:rPr>
              <w:ins w:id="311" w:author="_" w:date="2025-11-25T12:48:00Z"/>
              <w:rFonts w:ascii="Segoe UI" w:hAnsi="Segoe UI" w:cs="Segoe UI"/>
              <w:color w:val="F9FAFB"/>
            </w:rPr>
          </w:rPrChange>
        </w:rPr>
      </w:pPr>
      <w:ins w:id="312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313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Определите Чистую Ставку Аренды:</w:t>
        </w:r>
        <w:r w:rsidRPr="006941F9">
          <w:rPr>
            <w:rFonts w:ascii="Segoe UI" w:hAnsi="Segoe UI" w:cs="Segoe UI"/>
            <w:color w:val="000000" w:themeColor="text1"/>
            <w:rPrChange w:id="314" w:author="_" w:date="2025-11-25T12:49:00Z">
              <w:rPr>
                <w:rFonts w:ascii="Segoe UI" w:hAnsi="Segoe UI" w:cs="Segoe UI"/>
                <w:color w:val="F9FAFB"/>
              </w:rPr>
            </w:rPrChange>
          </w:rPr>
          <w:t> </w:t>
        </w:r>
        <w:r w:rsidRPr="006941F9">
          <w:rPr>
            <w:rStyle w:val="HTML"/>
            <w:rFonts w:ascii="Consolas" w:hAnsi="Consolas"/>
            <w:color w:val="000000" w:themeColor="text1"/>
            <w:shd w:val="clear" w:color="auto" w:fill="2C2C2E"/>
            <w:rPrChange w:id="315" w:author="_" w:date="2025-11-25T12:49:00Z">
              <w:rPr>
                <w:rStyle w:val="HTML"/>
                <w:rFonts w:ascii="Consolas" w:hAnsi="Consolas"/>
                <w:color w:val="F9FAFB"/>
                <w:shd w:val="clear" w:color="auto" w:fill="2C2C2E"/>
              </w:rPr>
            </w:rPrChange>
          </w:rPr>
          <w:t>Чистая Ставка = ЧОД / Сданная в аренду Площадь</w:t>
        </w:r>
        <w:r w:rsidRPr="006941F9">
          <w:rPr>
            <w:rFonts w:ascii="Segoe UI" w:hAnsi="Segoe UI" w:cs="Segoe UI"/>
            <w:color w:val="000000" w:themeColor="text1"/>
            <w:rPrChange w:id="316" w:author="_" w:date="2025-11-25T12:49:00Z">
              <w:rPr>
                <w:rFonts w:ascii="Segoe UI" w:hAnsi="Segoe UI" w:cs="Segoe UI"/>
                <w:color w:val="F9FAFB"/>
              </w:rPr>
            </w:rPrChange>
          </w:rPr>
          <w:t>.</w:t>
        </w:r>
      </w:ins>
    </w:p>
    <w:p w14:paraId="290BFB1D" w14:textId="77777777" w:rsidR="006941F9" w:rsidRPr="006941F9" w:rsidRDefault="006941F9" w:rsidP="006941F9">
      <w:pPr>
        <w:pStyle w:val="ds-markdown-paragraph"/>
        <w:spacing w:before="240" w:beforeAutospacing="0" w:after="240" w:afterAutospacing="0" w:line="420" w:lineRule="atLeast"/>
        <w:rPr>
          <w:ins w:id="317" w:author="_" w:date="2025-11-25T12:48:00Z"/>
          <w:rFonts w:ascii="Segoe UI" w:hAnsi="Segoe UI" w:cs="Segoe UI"/>
          <w:color w:val="000000" w:themeColor="text1"/>
          <w:rPrChange w:id="318" w:author="_" w:date="2025-11-25T12:49:00Z">
            <w:rPr>
              <w:ins w:id="319" w:author="_" w:date="2025-11-25T12:48:00Z"/>
              <w:rFonts w:ascii="Segoe UI" w:hAnsi="Segoe UI" w:cs="Segoe UI"/>
              <w:color w:val="F9FAFB"/>
            </w:rPr>
          </w:rPrChange>
        </w:rPr>
      </w:pPr>
      <w:ins w:id="320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321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Д) Верификация чистой ставки аренды</w:t>
        </w:r>
        <w:r w:rsidRPr="006941F9">
          <w:rPr>
            <w:rFonts w:ascii="Segoe UI" w:hAnsi="Segoe UI" w:cs="Segoe UI"/>
            <w:color w:val="000000" w:themeColor="text1"/>
            <w:rPrChange w:id="322" w:author="_" w:date="2025-11-25T12:49:00Z">
              <w:rPr>
                <w:rFonts w:ascii="Segoe UI" w:hAnsi="Segoe UI" w:cs="Segoe UI"/>
                <w:color w:val="F9FAFB"/>
              </w:rPr>
            </w:rPrChange>
          </w:rPr>
          <w:br/>
          <w:t xml:space="preserve">Сравните полученную чистую ставку с рыночными данными (например, из отчетов PwC, </w:t>
        </w:r>
        <w:proofErr w:type="spellStart"/>
        <w:r w:rsidRPr="006941F9">
          <w:rPr>
            <w:rFonts w:ascii="Segoe UI" w:hAnsi="Segoe UI" w:cs="Segoe UI"/>
            <w:color w:val="000000" w:themeColor="text1"/>
            <w:rPrChange w:id="323" w:author="_" w:date="2025-11-25T12:49:00Z">
              <w:rPr>
                <w:rFonts w:ascii="Segoe UI" w:hAnsi="Segoe UI" w:cs="Segoe UI"/>
                <w:color w:val="F9FAFB"/>
              </w:rPr>
            </w:rPrChange>
          </w:rPr>
          <w:t>Colliers</w:t>
        </w:r>
        <w:proofErr w:type="spellEnd"/>
        <w:r w:rsidRPr="006941F9">
          <w:rPr>
            <w:rFonts w:ascii="Segoe UI" w:hAnsi="Segoe UI" w:cs="Segoe UI"/>
            <w:color w:val="000000" w:themeColor="text1"/>
            <w:rPrChange w:id="324" w:author="_" w:date="2025-11-25T12:49:00Z">
              <w:rPr>
                <w:rFonts w:ascii="Segoe UI" w:hAnsi="Segoe UI" w:cs="Segoe UI"/>
                <w:color w:val="F9FAFB"/>
              </w:rPr>
            </w:rPrChange>
          </w:rPr>
          <w:t>, CORE.XP). Если ставка выходит за диапазон, проанализируйте причины:</w:t>
        </w:r>
      </w:ins>
    </w:p>
    <w:p w14:paraId="4BAD4D85" w14:textId="77777777" w:rsidR="006941F9" w:rsidRPr="006941F9" w:rsidRDefault="006941F9" w:rsidP="006941F9">
      <w:pPr>
        <w:pStyle w:val="ds-markdown-paragraph"/>
        <w:numPr>
          <w:ilvl w:val="0"/>
          <w:numId w:val="51"/>
        </w:numPr>
        <w:spacing w:after="0" w:afterAutospacing="0" w:line="420" w:lineRule="atLeast"/>
        <w:rPr>
          <w:ins w:id="325" w:author="_" w:date="2025-11-25T12:48:00Z"/>
          <w:rFonts w:ascii="Segoe UI" w:hAnsi="Segoe UI" w:cs="Segoe UI"/>
          <w:color w:val="000000" w:themeColor="text1"/>
          <w:rPrChange w:id="326" w:author="_" w:date="2025-11-25T12:49:00Z">
            <w:rPr>
              <w:ins w:id="327" w:author="_" w:date="2025-11-25T12:48:00Z"/>
              <w:rFonts w:ascii="Segoe UI" w:hAnsi="Segoe UI" w:cs="Segoe UI"/>
              <w:color w:val="F9FAFB"/>
            </w:rPr>
          </w:rPrChange>
        </w:rPr>
      </w:pPr>
      <w:ins w:id="328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329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Выше рынка</w:t>
        </w:r>
        <w:proofErr w:type="gramStart"/>
        <w:r w:rsidRPr="006941F9">
          <w:rPr>
            <w:rStyle w:val="afa"/>
            <w:rFonts w:ascii="Segoe UI" w:hAnsi="Segoe UI" w:cs="Segoe UI"/>
            <w:color w:val="000000" w:themeColor="text1"/>
            <w:rPrChange w:id="330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:</w:t>
        </w:r>
        <w:r w:rsidRPr="006941F9">
          <w:rPr>
            <w:rFonts w:ascii="Segoe UI" w:hAnsi="Segoe UI" w:cs="Segoe UI"/>
            <w:color w:val="000000" w:themeColor="text1"/>
            <w:rPrChange w:id="331" w:author="_" w:date="2025-11-25T12:49:00Z">
              <w:rPr>
                <w:rFonts w:ascii="Segoe UI" w:hAnsi="Segoe UI" w:cs="Segoe UI"/>
                <w:color w:val="F9FAFB"/>
              </w:rPr>
            </w:rPrChange>
          </w:rPr>
          <w:t> Возможно</w:t>
        </w:r>
        <w:proofErr w:type="gramEnd"/>
        <w:r w:rsidRPr="006941F9">
          <w:rPr>
            <w:rFonts w:ascii="Segoe UI" w:hAnsi="Segoe UI" w:cs="Segoe UI"/>
            <w:color w:val="000000" w:themeColor="text1"/>
            <w:rPrChange w:id="332" w:author="_" w:date="2025-11-25T12:49:00Z">
              <w:rPr>
                <w:rFonts w:ascii="Segoe UI" w:hAnsi="Segoe UI" w:cs="Segoe UI"/>
                <w:color w:val="F9FAFB"/>
              </w:rPr>
            </w:rPrChange>
          </w:rPr>
          <w:t>, из-за низкой доли якорных арендаторов или премиального местоположения (требует подтверждения анализом из п. А).</w:t>
        </w:r>
      </w:ins>
    </w:p>
    <w:p w14:paraId="5283B3D1" w14:textId="77777777" w:rsidR="006941F9" w:rsidRPr="006941F9" w:rsidRDefault="006941F9" w:rsidP="006941F9">
      <w:pPr>
        <w:pStyle w:val="ds-markdown-paragraph"/>
        <w:numPr>
          <w:ilvl w:val="0"/>
          <w:numId w:val="51"/>
        </w:numPr>
        <w:spacing w:after="0" w:afterAutospacing="0" w:line="420" w:lineRule="atLeast"/>
        <w:rPr>
          <w:ins w:id="333" w:author="_" w:date="2025-11-25T12:48:00Z"/>
          <w:rFonts w:ascii="Segoe UI" w:hAnsi="Segoe UI" w:cs="Segoe UI"/>
          <w:color w:val="000000" w:themeColor="text1"/>
          <w:rPrChange w:id="334" w:author="_" w:date="2025-11-25T12:49:00Z">
            <w:rPr>
              <w:ins w:id="335" w:author="_" w:date="2025-11-25T12:48:00Z"/>
              <w:rFonts w:ascii="Segoe UI" w:hAnsi="Segoe UI" w:cs="Segoe UI"/>
              <w:color w:val="F9FAFB"/>
            </w:rPr>
          </w:rPrChange>
        </w:rPr>
      </w:pPr>
      <w:ins w:id="336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337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Ниже рынка:</w:t>
        </w:r>
        <w:r w:rsidRPr="006941F9">
          <w:rPr>
            <w:rFonts w:ascii="Segoe UI" w:hAnsi="Segoe UI" w:cs="Segoe UI"/>
            <w:color w:val="000000" w:themeColor="text1"/>
            <w:rPrChange w:id="338" w:author="_" w:date="2025-11-25T12:49:00Z">
              <w:rPr>
                <w:rFonts w:ascii="Segoe UI" w:hAnsi="Segoe UI" w:cs="Segoe UI"/>
                <w:color w:val="F9FAFB"/>
              </w:rPr>
            </w:rPrChange>
          </w:rPr>
          <w:t> "Красный флаг". Возможно, завышены расходы, занижены доходы или ТЦ имеет серьезные недостатки.</w:t>
        </w:r>
      </w:ins>
    </w:p>
    <w:p w14:paraId="2196443A" w14:textId="77777777" w:rsidR="006941F9" w:rsidRPr="006941F9" w:rsidRDefault="006941F9" w:rsidP="006941F9">
      <w:pPr>
        <w:pStyle w:val="5"/>
        <w:spacing w:before="240" w:after="120" w:line="420" w:lineRule="atLeast"/>
        <w:rPr>
          <w:ins w:id="339" w:author="_" w:date="2025-11-25T12:48:00Z"/>
          <w:rFonts w:ascii="Segoe UI" w:hAnsi="Segoe UI" w:cs="Segoe UI"/>
          <w:color w:val="000000" w:themeColor="text1"/>
          <w:szCs w:val="24"/>
          <w:rPrChange w:id="340" w:author="_" w:date="2025-11-25T12:49:00Z">
            <w:rPr>
              <w:ins w:id="341" w:author="_" w:date="2025-11-25T12:48:00Z"/>
              <w:rFonts w:ascii="Segoe UI" w:hAnsi="Segoe UI" w:cs="Segoe UI"/>
              <w:color w:val="F9FAFB"/>
              <w:szCs w:val="24"/>
            </w:rPr>
          </w:rPrChange>
        </w:rPr>
      </w:pPr>
      <w:ins w:id="342" w:author="_" w:date="2025-11-25T12:48:00Z">
        <w:r w:rsidRPr="006941F9">
          <w:rPr>
            <w:rStyle w:val="afa"/>
            <w:rFonts w:ascii="Segoe UI" w:hAnsi="Segoe UI" w:cs="Segoe UI"/>
            <w:b w:val="0"/>
            <w:bCs w:val="0"/>
            <w:color w:val="000000" w:themeColor="text1"/>
            <w:szCs w:val="24"/>
            <w:rPrChange w:id="343" w:author="_" w:date="2025-11-25T12:49:00Z">
              <w:rPr>
                <w:rStyle w:val="afa"/>
                <w:rFonts w:ascii="Segoe UI" w:hAnsi="Segoe UI" w:cs="Segoe UI"/>
                <w:b w:val="0"/>
                <w:bCs w:val="0"/>
                <w:color w:val="F9FAFB"/>
                <w:szCs w:val="24"/>
              </w:rPr>
            </w:rPrChange>
          </w:rPr>
          <w:t>3.3. Выбор Метода Оценки в рамках Доходного Подхода</w:t>
        </w:r>
      </w:ins>
    </w:p>
    <w:p w14:paraId="1CC41CBF" w14:textId="77777777" w:rsidR="006941F9" w:rsidRPr="006941F9" w:rsidRDefault="006941F9" w:rsidP="006941F9">
      <w:pPr>
        <w:pStyle w:val="ds-markdown-paragraph"/>
        <w:numPr>
          <w:ilvl w:val="0"/>
          <w:numId w:val="52"/>
        </w:numPr>
        <w:spacing w:after="120" w:afterAutospacing="0" w:line="420" w:lineRule="atLeast"/>
        <w:rPr>
          <w:ins w:id="344" w:author="_" w:date="2025-11-25T12:48:00Z"/>
          <w:rFonts w:ascii="Segoe UI" w:hAnsi="Segoe UI" w:cs="Segoe UI"/>
          <w:color w:val="000000" w:themeColor="text1"/>
          <w:rPrChange w:id="345" w:author="_" w:date="2025-11-25T12:49:00Z">
            <w:rPr>
              <w:ins w:id="346" w:author="_" w:date="2025-11-25T12:48:00Z"/>
              <w:rFonts w:ascii="Segoe UI" w:hAnsi="Segoe UI" w:cs="Segoe UI"/>
              <w:color w:val="F9FAFB"/>
            </w:rPr>
          </w:rPrChange>
        </w:rPr>
      </w:pPr>
      <w:ins w:id="347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348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Метод Прямой Капитализации (ПК) – ПРИОРИТЕТНЫЙ.</w:t>
        </w:r>
      </w:ins>
    </w:p>
    <w:p w14:paraId="2A8F7D4A" w14:textId="77777777" w:rsidR="006941F9" w:rsidRPr="006941F9" w:rsidRDefault="006941F9" w:rsidP="006941F9">
      <w:pPr>
        <w:pStyle w:val="ds-markdown-paragraph"/>
        <w:numPr>
          <w:ilvl w:val="1"/>
          <w:numId w:val="52"/>
        </w:numPr>
        <w:spacing w:after="0" w:afterAutospacing="0" w:line="420" w:lineRule="atLeast"/>
        <w:rPr>
          <w:ins w:id="349" w:author="_" w:date="2025-11-25T12:48:00Z"/>
          <w:rFonts w:ascii="Segoe UI" w:hAnsi="Segoe UI" w:cs="Segoe UI"/>
          <w:color w:val="000000" w:themeColor="text1"/>
          <w:rPrChange w:id="350" w:author="_" w:date="2025-11-25T12:49:00Z">
            <w:rPr>
              <w:ins w:id="351" w:author="_" w:date="2025-11-25T12:48:00Z"/>
              <w:rFonts w:ascii="Segoe UI" w:hAnsi="Segoe UI" w:cs="Segoe UI"/>
              <w:color w:val="F9FAFB"/>
            </w:rPr>
          </w:rPrChange>
        </w:rPr>
      </w:pPr>
      <w:ins w:id="352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353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Применяется, если:</w:t>
        </w:r>
        <w:r w:rsidRPr="006941F9">
          <w:rPr>
            <w:rFonts w:ascii="Segoe UI" w:hAnsi="Segoe UI" w:cs="Segoe UI"/>
            <w:color w:val="000000" w:themeColor="text1"/>
            <w:rPrChange w:id="354" w:author="_" w:date="2025-11-25T12:49:00Z">
              <w:rPr>
                <w:rFonts w:ascii="Segoe UI" w:hAnsi="Segoe UI" w:cs="Segoe UI"/>
                <w:color w:val="F9FAFB"/>
              </w:rPr>
            </w:rPrChange>
          </w:rPr>
          <w:t> Загрузка ТЦ &gt;95%, потоки доходов стабильны и предсказуемы.</w:t>
        </w:r>
      </w:ins>
    </w:p>
    <w:p w14:paraId="5DC658AC" w14:textId="77777777" w:rsidR="006941F9" w:rsidRPr="006941F9" w:rsidRDefault="006941F9" w:rsidP="006941F9">
      <w:pPr>
        <w:pStyle w:val="ds-markdown-paragraph"/>
        <w:numPr>
          <w:ilvl w:val="1"/>
          <w:numId w:val="52"/>
        </w:numPr>
        <w:spacing w:after="0" w:afterAutospacing="0" w:line="420" w:lineRule="atLeast"/>
        <w:rPr>
          <w:ins w:id="355" w:author="_" w:date="2025-11-25T12:48:00Z"/>
          <w:rFonts w:ascii="Segoe UI" w:hAnsi="Segoe UI" w:cs="Segoe UI"/>
          <w:color w:val="000000" w:themeColor="text1"/>
          <w:rPrChange w:id="356" w:author="_" w:date="2025-11-25T12:49:00Z">
            <w:rPr>
              <w:ins w:id="357" w:author="_" w:date="2025-11-25T12:48:00Z"/>
              <w:rFonts w:ascii="Segoe UI" w:hAnsi="Segoe UI" w:cs="Segoe UI"/>
              <w:color w:val="F9FAFB"/>
            </w:rPr>
          </w:rPrChange>
        </w:rPr>
      </w:pPr>
      <w:ins w:id="358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359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Формула:</w:t>
        </w:r>
        <w:r w:rsidRPr="006941F9">
          <w:rPr>
            <w:rFonts w:ascii="Segoe UI" w:hAnsi="Segoe UI" w:cs="Segoe UI"/>
            <w:color w:val="000000" w:themeColor="text1"/>
            <w:rPrChange w:id="360" w:author="_" w:date="2025-11-25T12:49:00Z">
              <w:rPr>
                <w:rFonts w:ascii="Segoe UI" w:hAnsi="Segoe UI" w:cs="Segoe UI"/>
                <w:color w:val="F9FAFB"/>
              </w:rPr>
            </w:rPrChange>
          </w:rPr>
          <w:t> </w:t>
        </w:r>
        <w:r w:rsidRPr="006941F9">
          <w:rPr>
            <w:rStyle w:val="HTML"/>
            <w:rFonts w:ascii="Consolas" w:hAnsi="Consolas"/>
            <w:color w:val="000000" w:themeColor="text1"/>
            <w:shd w:val="clear" w:color="auto" w:fill="2C2C2E"/>
            <w:rPrChange w:id="361" w:author="_" w:date="2025-11-25T12:49:00Z">
              <w:rPr>
                <w:rStyle w:val="HTML"/>
                <w:rFonts w:ascii="Consolas" w:hAnsi="Consolas"/>
                <w:color w:val="F9FAFB"/>
                <w:shd w:val="clear" w:color="auto" w:fill="2C2C2E"/>
              </w:rPr>
            </w:rPrChange>
          </w:rPr>
          <w:t>Рыночная Стоимость = ЧОД / Ставка Капитализации</w:t>
        </w:r>
        <w:r w:rsidRPr="006941F9">
          <w:rPr>
            <w:rFonts w:ascii="Segoe UI" w:hAnsi="Segoe UI" w:cs="Segoe UI"/>
            <w:color w:val="000000" w:themeColor="text1"/>
            <w:rPrChange w:id="362" w:author="_" w:date="2025-11-25T12:49:00Z">
              <w:rPr>
                <w:rFonts w:ascii="Segoe UI" w:hAnsi="Segoe UI" w:cs="Segoe UI"/>
                <w:color w:val="F9FAFB"/>
              </w:rPr>
            </w:rPrChange>
          </w:rPr>
          <w:t>.</w:t>
        </w:r>
      </w:ins>
    </w:p>
    <w:p w14:paraId="1D44A1B1" w14:textId="77777777" w:rsidR="006941F9" w:rsidRPr="006941F9" w:rsidRDefault="006941F9" w:rsidP="006941F9">
      <w:pPr>
        <w:pStyle w:val="ds-markdown-paragraph"/>
        <w:numPr>
          <w:ilvl w:val="0"/>
          <w:numId w:val="52"/>
        </w:numPr>
        <w:spacing w:after="120" w:afterAutospacing="0" w:line="420" w:lineRule="atLeast"/>
        <w:rPr>
          <w:ins w:id="363" w:author="_" w:date="2025-11-25T12:48:00Z"/>
          <w:rFonts w:ascii="Segoe UI" w:hAnsi="Segoe UI" w:cs="Segoe UI"/>
          <w:color w:val="000000" w:themeColor="text1"/>
          <w:rPrChange w:id="364" w:author="_" w:date="2025-11-25T12:49:00Z">
            <w:rPr>
              <w:ins w:id="365" w:author="_" w:date="2025-11-25T12:48:00Z"/>
              <w:rFonts w:ascii="Segoe UI" w:hAnsi="Segoe UI" w:cs="Segoe UI"/>
              <w:color w:val="F9FAFB"/>
            </w:rPr>
          </w:rPrChange>
        </w:rPr>
      </w:pPr>
      <w:ins w:id="366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367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Метод Дисконтирования Денежных Потоков (ДДП) – ДОПОЛНИТЕЛЬНЫЙ.</w:t>
        </w:r>
      </w:ins>
    </w:p>
    <w:p w14:paraId="6CFBC9A8" w14:textId="77777777" w:rsidR="006941F9" w:rsidRPr="006941F9" w:rsidRDefault="006941F9" w:rsidP="006941F9">
      <w:pPr>
        <w:pStyle w:val="ds-markdown-paragraph"/>
        <w:numPr>
          <w:ilvl w:val="1"/>
          <w:numId w:val="52"/>
        </w:numPr>
        <w:spacing w:after="0" w:afterAutospacing="0" w:line="420" w:lineRule="atLeast"/>
        <w:rPr>
          <w:ins w:id="368" w:author="_" w:date="2025-11-25T12:48:00Z"/>
          <w:rFonts w:ascii="Segoe UI" w:hAnsi="Segoe UI" w:cs="Segoe UI"/>
          <w:color w:val="000000" w:themeColor="text1"/>
          <w:rPrChange w:id="369" w:author="_" w:date="2025-11-25T12:49:00Z">
            <w:rPr>
              <w:ins w:id="370" w:author="_" w:date="2025-11-25T12:48:00Z"/>
              <w:rFonts w:ascii="Segoe UI" w:hAnsi="Segoe UI" w:cs="Segoe UI"/>
              <w:color w:val="F9FAFB"/>
            </w:rPr>
          </w:rPrChange>
        </w:rPr>
      </w:pPr>
      <w:ins w:id="371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372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Применяется, если:</w:t>
        </w:r>
        <w:r w:rsidRPr="006941F9">
          <w:rPr>
            <w:rFonts w:ascii="Segoe UI" w:hAnsi="Segoe UI" w:cs="Segoe UI"/>
            <w:color w:val="000000" w:themeColor="text1"/>
            <w:rPrChange w:id="373" w:author="_" w:date="2025-11-25T12:49:00Z">
              <w:rPr>
                <w:rFonts w:ascii="Segoe UI" w:hAnsi="Segoe UI" w:cs="Segoe UI"/>
                <w:color w:val="F9FAFB"/>
              </w:rPr>
            </w:rPrChange>
          </w:rPr>
          <w:t> Загрузка &lt;95%, планируется реконструкция, изменение арендных ставок или значительная ротация арендаторов.</w:t>
        </w:r>
      </w:ins>
    </w:p>
    <w:p w14:paraId="12742161" w14:textId="77777777" w:rsidR="006941F9" w:rsidRPr="006941F9" w:rsidRDefault="006941F9" w:rsidP="006941F9">
      <w:pPr>
        <w:pStyle w:val="5"/>
        <w:spacing w:before="240" w:after="120" w:line="420" w:lineRule="atLeast"/>
        <w:rPr>
          <w:ins w:id="374" w:author="_" w:date="2025-11-25T12:48:00Z"/>
          <w:rFonts w:ascii="Segoe UI" w:hAnsi="Segoe UI" w:cs="Segoe UI"/>
          <w:color w:val="000000" w:themeColor="text1"/>
          <w:szCs w:val="24"/>
          <w:rPrChange w:id="375" w:author="_" w:date="2025-11-25T12:49:00Z">
            <w:rPr>
              <w:ins w:id="376" w:author="_" w:date="2025-11-25T12:48:00Z"/>
              <w:rFonts w:ascii="Segoe UI" w:hAnsi="Segoe UI" w:cs="Segoe UI"/>
              <w:color w:val="F9FAFB"/>
              <w:szCs w:val="24"/>
            </w:rPr>
          </w:rPrChange>
        </w:rPr>
      </w:pPr>
      <w:ins w:id="377" w:author="_" w:date="2025-11-25T12:48:00Z">
        <w:r w:rsidRPr="006941F9">
          <w:rPr>
            <w:rStyle w:val="afa"/>
            <w:rFonts w:ascii="Segoe UI" w:hAnsi="Segoe UI" w:cs="Segoe UI"/>
            <w:b w:val="0"/>
            <w:bCs w:val="0"/>
            <w:color w:val="000000" w:themeColor="text1"/>
            <w:szCs w:val="24"/>
            <w:rPrChange w:id="378" w:author="_" w:date="2025-11-25T12:49:00Z">
              <w:rPr>
                <w:rStyle w:val="afa"/>
                <w:rFonts w:ascii="Segoe UI" w:hAnsi="Segoe UI" w:cs="Segoe UI"/>
                <w:b w:val="0"/>
                <w:bCs w:val="0"/>
                <w:color w:val="F9FAFB"/>
                <w:szCs w:val="24"/>
              </w:rPr>
            </w:rPrChange>
          </w:rPr>
          <w:lastRenderedPageBreak/>
          <w:t>3.4. Ключевые Расчетные Параметры для Метода ПК</w:t>
        </w:r>
      </w:ins>
    </w:p>
    <w:p w14:paraId="0C3136B8" w14:textId="77777777" w:rsidR="006941F9" w:rsidRPr="006941F9" w:rsidRDefault="006941F9" w:rsidP="006941F9">
      <w:pPr>
        <w:pStyle w:val="ds-markdown-paragraph"/>
        <w:numPr>
          <w:ilvl w:val="0"/>
          <w:numId w:val="53"/>
        </w:numPr>
        <w:spacing w:after="0" w:afterAutospacing="0" w:line="420" w:lineRule="atLeast"/>
        <w:rPr>
          <w:ins w:id="379" w:author="_" w:date="2025-11-25T12:48:00Z"/>
          <w:rFonts w:ascii="Segoe UI" w:hAnsi="Segoe UI" w:cs="Segoe UI"/>
          <w:color w:val="000000" w:themeColor="text1"/>
          <w:rPrChange w:id="380" w:author="_" w:date="2025-11-25T12:49:00Z">
            <w:rPr>
              <w:ins w:id="381" w:author="_" w:date="2025-11-25T12:48:00Z"/>
              <w:rFonts w:ascii="Segoe UI" w:hAnsi="Segoe UI" w:cs="Segoe UI"/>
              <w:color w:val="F9FAFB"/>
            </w:rPr>
          </w:rPrChange>
        </w:rPr>
      </w:pPr>
      <w:ins w:id="382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383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Скорректированная Загрузка</w:t>
        </w:r>
        <w:proofErr w:type="gramStart"/>
        <w:r w:rsidRPr="006941F9">
          <w:rPr>
            <w:rStyle w:val="afa"/>
            <w:rFonts w:ascii="Segoe UI" w:hAnsi="Segoe UI" w:cs="Segoe UI"/>
            <w:color w:val="000000" w:themeColor="text1"/>
            <w:rPrChange w:id="384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:</w:t>
        </w:r>
        <w:r w:rsidRPr="006941F9">
          <w:rPr>
            <w:rFonts w:ascii="Segoe UI" w:hAnsi="Segoe UI" w:cs="Segoe UI"/>
            <w:color w:val="000000" w:themeColor="text1"/>
            <w:rPrChange w:id="385" w:author="_" w:date="2025-11-25T12:49:00Z">
              <w:rPr>
                <w:rFonts w:ascii="Segoe UI" w:hAnsi="Segoe UI" w:cs="Segoe UI"/>
                <w:color w:val="F9FAFB"/>
              </w:rPr>
            </w:rPrChange>
          </w:rPr>
          <w:t> Даже</w:t>
        </w:r>
        <w:proofErr w:type="gramEnd"/>
        <w:r w:rsidRPr="006941F9">
          <w:rPr>
            <w:rFonts w:ascii="Segoe UI" w:hAnsi="Segoe UI" w:cs="Segoe UI"/>
            <w:color w:val="000000" w:themeColor="text1"/>
            <w:rPrChange w:id="386" w:author="_" w:date="2025-11-25T12:49:00Z">
              <w:rPr>
                <w:rFonts w:ascii="Segoe UI" w:hAnsi="Segoe UI" w:cs="Segoe UI"/>
                <w:color w:val="F9FAFB"/>
              </w:rPr>
            </w:rPrChange>
          </w:rPr>
          <w:t xml:space="preserve"> при 100% загрузке для долгосрочной оценки используйте </w:t>
        </w:r>
        <w:r w:rsidRPr="006941F9">
          <w:rPr>
            <w:rStyle w:val="afa"/>
            <w:rFonts w:ascii="Segoe UI" w:hAnsi="Segoe UI" w:cs="Segoe UI"/>
            <w:color w:val="000000" w:themeColor="text1"/>
            <w:rPrChange w:id="387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95-98%</w:t>
        </w:r>
        <w:r w:rsidRPr="006941F9">
          <w:rPr>
            <w:rFonts w:ascii="Segoe UI" w:hAnsi="Segoe UI" w:cs="Segoe UI"/>
            <w:color w:val="000000" w:themeColor="text1"/>
            <w:rPrChange w:id="388" w:author="_" w:date="2025-11-25T12:49:00Z">
              <w:rPr>
                <w:rFonts w:ascii="Segoe UI" w:hAnsi="Segoe UI" w:cs="Segoe UI"/>
                <w:color w:val="F9FAFB"/>
              </w:rPr>
            </w:rPrChange>
          </w:rPr>
          <w:t> для учета естественной ротации арендаторов.</w:t>
        </w:r>
      </w:ins>
    </w:p>
    <w:p w14:paraId="570CF853" w14:textId="77777777" w:rsidR="006941F9" w:rsidRPr="006941F9" w:rsidRDefault="006941F9" w:rsidP="006941F9">
      <w:pPr>
        <w:pStyle w:val="ds-markdown-paragraph"/>
        <w:numPr>
          <w:ilvl w:val="0"/>
          <w:numId w:val="53"/>
        </w:numPr>
        <w:spacing w:after="0" w:afterAutospacing="0" w:line="420" w:lineRule="atLeast"/>
        <w:rPr>
          <w:ins w:id="389" w:author="_" w:date="2025-11-25T12:48:00Z"/>
          <w:rFonts w:ascii="Segoe UI" w:hAnsi="Segoe UI" w:cs="Segoe UI"/>
          <w:color w:val="000000" w:themeColor="text1"/>
          <w:rPrChange w:id="390" w:author="_" w:date="2025-11-25T12:49:00Z">
            <w:rPr>
              <w:ins w:id="391" w:author="_" w:date="2025-11-25T12:48:00Z"/>
              <w:rFonts w:ascii="Segoe UI" w:hAnsi="Segoe UI" w:cs="Segoe UI"/>
              <w:color w:val="F9FAFB"/>
            </w:rPr>
          </w:rPrChange>
        </w:rPr>
      </w:pPr>
      <w:ins w:id="392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393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Резерв на Замещение (Капитальный Резерв):</w:t>
        </w:r>
        <w:r w:rsidRPr="006941F9">
          <w:rPr>
            <w:rFonts w:ascii="Segoe UI" w:hAnsi="Segoe UI" w:cs="Segoe UI"/>
            <w:color w:val="000000" w:themeColor="text1"/>
            <w:rPrChange w:id="394" w:author="_" w:date="2025-11-25T12:49:00Z">
              <w:rPr>
                <w:rFonts w:ascii="Segoe UI" w:hAnsi="Segoe UI" w:cs="Segoe UI"/>
                <w:color w:val="F9FAFB"/>
              </w:rPr>
            </w:rPrChange>
          </w:rPr>
          <w:t> </w:t>
        </w:r>
        <w:r w:rsidRPr="006941F9">
          <w:rPr>
            <w:rStyle w:val="afa"/>
            <w:rFonts w:ascii="Segoe UI" w:hAnsi="Segoe UI" w:cs="Segoe UI"/>
            <w:color w:val="000000" w:themeColor="text1"/>
            <w:rPrChange w:id="395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3-5%</w:t>
        </w:r>
        <w:r w:rsidRPr="006941F9">
          <w:rPr>
            <w:rFonts w:ascii="Segoe UI" w:hAnsi="Segoe UI" w:cs="Segoe UI"/>
            <w:color w:val="000000" w:themeColor="text1"/>
            <w:rPrChange w:id="396" w:author="_" w:date="2025-11-25T12:49:00Z">
              <w:rPr>
                <w:rFonts w:ascii="Segoe UI" w:hAnsi="Segoe UI" w:cs="Segoe UI"/>
                <w:color w:val="F9FAFB"/>
              </w:rPr>
            </w:rPrChange>
          </w:rPr>
          <w:t> от валового дохода. Для новых ТЦ (5-7 лет) – 3%, для старых – 5%. Вычитается из дохода.</w:t>
        </w:r>
      </w:ins>
    </w:p>
    <w:p w14:paraId="279F6CEF" w14:textId="77777777" w:rsidR="006941F9" w:rsidRPr="006941F9" w:rsidRDefault="006941F9" w:rsidP="006941F9">
      <w:pPr>
        <w:pStyle w:val="ds-markdown-paragraph"/>
        <w:numPr>
          <w:ilvl w:val="0"/>
          <w:numId w:val="53"/>
        </w:numPr>
        <w:spacing w:after="120" w:afterAutospacing="0" w:line="420" w:lineRule="atLeast"/>
        <w:rPr>
          <w:ins w:id="397" w:author="_" w:date="2025-11-25T12:48:00Z"/>
          <w:rFonts w:ascii="Segoe UI" w:hAnsi="Segoe UI" w:cs="Segoe UI"/>
          <w:color w:val="000000" w:themeColor="text1"/>
          <w:rPrChange w:id="398" w:author="_" w:date="2025-11-25T12:49:00Z">
            <w:rPr>
              <w:ins w:id="399" w:author="_" w:date="2025-11-25T12:48:00Z"/>
              <w:rFonts w:ascii="Segoe UI" w:hAnsi="Segoe UI" w:cs="Segoe UI"/>
              <w:color w:val="F9FAFB"/>
            </w:rPr>
          </w:rPrChange>
        </w:rPr>
      </w:pPr>
      <w:ins w:id="400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401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Ставка Капитализации (</w:t>
        </w:r>
        <w:proofErr w:type="spellStart"/>
        <w:r w:rsidRPr="006941F9">
          <w:rPr>
            <w:rStyle w:val="afa"/>
            <w:rFonts w:ascii="Segoe UI" w:hAnsi="Segoe UI" w:cs="Segoe UI"/>
            <w:color w:val="000000" w:themeColor="text1"/>
            <w:rPrChange w:id="402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Cap</w:t>
        </w:r>
        <w:proofErr w:type="spellEnd"/>
        <w:r w:rsidRPr="006941F9">
          <w:rPr>
            <w:rStyle w:val="afa"/>
            <w:rFonts w:ascii="Segoe UI" w:hAnsi="Segoe UI" w:cs="Segoe UI"/>
            <w:color w:val="000000" w:themeColor="text1"/>
            <w:rPrChange w:id="403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 xml:space="preserve"> Rate):</w:t>
        </w:r>
      </w:ins>
    </w:p>
    <w:p w14:paraId="2A22CC11" w14:textId="77777777" w:rsidR="006941F9" w:rsidRPr="006941F9" w:rsidRDefault="006941F9" w:rsidP="006941F9">
      <w:pPr>
        <w:pStyle w:val="ds-markdown-paragraph"/>
        <w:numPr>
          <w:ilvl w:val="1"/>
          <w:numId w:val="53"/>
        </w:numPr>
        <w:spacing w:after="0" w:afterAutospacing="0" w:line="420" w:lineRule="atLeast"/>
        <w:rPr>
          <w:ins w:id="404" w:author="_" w:date="2025-11-25T12:48:00Z"/>
          <w:rFonts w:ascii="Segoe UI" w:hAnsi="Segoe UI" w:cs="Segoe UI"/>
          <w:color w:val="000000" w:themeColor="text1"/>
          <w:rPrChange w:id="405" w:author="_" w:date="2025-11-25T12:49:00Z">
            <w:rPr>
              <w:ins w:id="406" w:author="_" w:date="2025-11-25T12:48:00Z"/>
              <w:rFonts w:ascii="Segoe UI" w:hAnsi="Segoe UI" w:cs="Segoe UI"/>
              <w:color w:val="F9FAFB"/>
            </w:rPr>
          </w:rPrChange>
        </w:rPr>
      </w:pPr>
      <w:ins w:id="407" w:author="_" w:date="2025-11-25T12:48:00Z">
        <w:r w:rsidRPr="006941F9">
          <w:rPr>
            <w:rFonts w:ascii="Segoe UI" w:hAnsi="Segoe UI" w:cs="Segoe UI"/>
            <w:color w:val="000000" w:themeColor="text1"/>
            <w:rPrChange w:id="408" w:author="_" w:date="2025-11-25T12:49:00Z">
              <w:rPr>
                <w:rFonts w:ascii="Segoe UI" w:hAnsi="Segoe UI" w:cs="Segoe UI"/>
                <w:color w:val="F9FAFB"/>
              </w:rPr>
            </w:rPrChange>
          </w:rPr>
          <w:t>Основывается на рыночных данным (PwC: для современных ТЦ в регионах 10.5%-11.5%).</w:t>
        </w:r>
      </w:ins>
    </w:p>
    <w:p w14:paraId="13FB6758" w14:textId="77777777" w:rsidR="006941F9" w:rsidRPr="006941F9" w:rsidRDefault="006941F9" w:rsidP="006941F9">
      <w:pPr>
        <w:pStyle w:val="ds-markdown-paragraph"/>
        <w:numPr>
          <w:ilvl w:val="1"/>
          <w:numId w:val="53"/>
        </w:numPr>
        <w:spacing w:after="0" w:afterAutospacing="0" w:line="420" w:lineRule="atLeast"/>
        <w:rPr>
          <w:ins w:id="409" w:author="_" w:date="2025-11-25T12:48:00Z"/>
          <w:rFonts w:ascii="Segoe UI" w:hAnsi="Segoe UI" w:cs="Segoe UI"/>
          <w:color w:val="000000" w:themeColor="text1"/>
          <w:rPrChange w:id="410" w:author="_" w:date="2025-11-25T12:49:00Z">
            <w:rPr>
              <w:ins w:id="411" w:author="_" w:date="2025-11-25T12:48:00Z"/>
              <w:rFonts w:ascii="Segoe UI" w:hAnsi="Segoe UI" w:cs="Segoe UI"/>
              <w:color w:val="F9FAFB"/>
            </w:rPr>
          </w:rPrChange>
        </w:rPr>
      </w:pPr>
      <w:ins w:id="412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413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Понижайте ставку (увеличивая стоимость)</w:t>
        </w:r>
        <w:r w:rsidRPr="006941F9">
          <w:rPr>
            <w:rFonts w:ascii="Segoe UI" w:hAnsi="Segoe UI" w:cs="Segoe UI"/>
            <w:color w:val="000000" w:themeColor="text1"/>
            <w:rPrChange w:id="414" w:author="_" w:date="2025-11-25T12:49:00Z">
              <w:rPr>
                <w:rFonts w:ascii="Segoe UI" w:hAnsi="Segoe UI" w:cs="Segoe UI"/>
                <w:color w:val="F9FAFB"/>
              </w:rPr>
            </w:rPrChange>
          </w:rPr>
          <w:t> для ТЦ с отличным местоположением, высокой загрузкой и долгосрочными договорами аренды (например, до 10.5%).</w:t>
        </w:r>
      </w:ins>
    </w:p>
    <w:p w14:paraId="2EB8532B" w14:textId="77777777" w:rsidR="006941F9" w:rsidRPr="006941F9" w:rsidRDefault="006941F9" w:rsidP="006941F9">
      <w:pPr>
        <w:pStyle w:val="ds-markdown-paragraph"/>
        <w:numPr>
          <w:ilvl w:val="1"/>
          <w:numId w:val="53"/>
        </w:numPr>
        <w:spacing w:after="0" w:afterAutospacing="0" w:line="420" w:lineRule="atLeast"/>
        <w:rPr>
          <w:ins w:id="415" w:author="_" w:date="2025-11-25T12:48:00Z"/>
          <w:rFonts w:ascii="Segoe UI" w:hAnsi="Segoe UI" w:cs="Segoe UI"/>
          <w:color w:val="000000" w:themeColor="text1"/>
          <w:rPrChange w:id="416" w:author="_" w:date="2025-11-25T12:49:00Z">
            <w:rPr>
              <w:ins w:id="417" w:author="_" w:date="2025-11-25T12:48:00Z"/>
              <w:rFonts w:ascii="Segoe UI" w:hAnsi="Segoe UI" w:cs="Segoe UI"/>
              <w:color w:val="F9FAFB"/>
            </w:rPr>
          </w:rPrChange>
        </w:rPr>
      </w:pPr>
      <w:ins w:id="418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419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Повышайте ставку (снижая стоимость)</w:t>
        </w:r>
        <w:r w:rsidRPr="006941F9">
          <w:rPr>
            <w:rFonts w:ascii="Segoe UI" w:hAnsi="Segoe UI" w:cs="Segoe UI"/>
            <w:color w:val="000000" w:themeColor="text1"/>
            <w:rPrChange w:id="420" w:author="_" w:date="2025-11-25T12:49:00Z">
              <w:rPr>
                <w:rFonts w:ascii="Segoe UI" w:hAnsi="Segoe UI" w:cs="Segoe UI"/>
                <w:color w:val="F9FAFB"/>
              </w:rPr>
            </w:rPrChange>
          </w:rPr>
          <w:t> при наличии рисков (конкуренция, плохое местоположение, короткие договора аренды).</w:t>
        </w:r>
      </w:ins>
    </w:p>
    <w:p w14:paraId="705B54F0" w14:textId="77777777" w:rsidR="006941F9" w:rsidRPr="006941F9" w:rsidRDefault="006941F9" w:rsidP="006941F9">
      <w:pPr>
        <w:pStyle w:val="ds-markdown-paragraph"/>
        <w:spacing w:before="240" w:beforeAutospacing="0" w:after="240" w:afterAutospacing="0" w:line="420" w:lineRule="atLeast"/>
        <w:rPr>
          <w:ins w:id="421" w:author="_" w:date="2025-11-25T12:48:00Z"/>
          <w:rFonts w:ascii="Segoe UI" w:hAnsi="Segoe UI" w:cs="Segoe UI"/>
          <w:color w:val="000000" w:themeColor="text1"/>
          <w:rPrChange w:id="422" w:author="_" w:date="2025-11-25T12:49:00Z">
            <w:rPr>
              <w:ins w:id="423" w:author="_" w:date="2025-11-25T12:48:00Z"/>
              <w:rFonts w:ascii="Segoe UI" w:hAnsi="Segoe UI" w:cs="Segoe UI"/>
              <w:color w:val="F9FAFB"/>
            </w:rPr>
          </w:rPrChange>
        </w:rPr>
      </w:pPr>
      <w:ins w:id="424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425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Пример итогового расчета стоимости:</w:t>
        </w:r>
      </w:ins>
    </w:p>
    <w:p w14:paraId="7AD65D7D" w14:textId="77777777" w:rsidR="006941F9" w:rsidRPr="006941F9" w:rsidRDefault="006941F9" w:rsidP="006941F9">
      <w:pPr>
        <w:pStyle w:val="ds-markdown-paragraph"/>
        <w:numPr>
          <w:ilvl w:val="0"/>
          <w:numId w:val="54"/>
        </w:numPr>
        <w:spacing w:after="0" w:afterAutospacing="0" w:line="420" w:lineRule="atLeast"/>
        <w:rPr>
          <w:ins w:id="426" w:author="_" w:date="2025-11-25T12:48:00Z"/>
          <w:rFonts w:ascii="Segoe UI" w:hAnsi="Segoe UI" w:cs="Segoe UI"/>
          <w:color w:val="000000" w:themeColor="text1"/>
          <w:rPrChange w:id="427" w:author="_" w:date="2025-11-25T12:49:00Z">
            <w:rPr>
              <w:ins w:id="428" w:author="_" w:date="2025-11-25T12:48:00Z"/>
              <w:rFonts w:ascii="Segoe UI" w:hAnsi="Segoe UI" w:cs="Segoe UI"/>
              <w:color w:val="F9FAFB"/>
            </w:rPr>
          </w:rPrChange>
        </w:rPr>
      </w:pPr>
      <w:ins w:id="429" w:author="_" w:date="2025-11-25T12:48:00Z">
        <w:r w:rsidRPr="006941F9">
          <w:rPr>
            <w:rFonts w:ascii="Segoe UI" w:hAnsi="Segoe UI" w:cs="Segoe UI"/>
            <w:color w:val="000000" w:themeColor="text1"/>
            <w:rPrChange w:id="430" w:author="_" w:date="2025-11-25T12:49:00Z">
              <w:rPr>
                <w:rFonts w:ascii="Segoe UI" w:hAnsi="Segoe UI" w:cs="Segoe UI"/>
                <w:color w:val="F9FAFB"/>
              </w:rPr>
            </w:rPrChange>
          </w:rPr>
          <w:t>Скорректированный ЧОД (с учетом резерва и загрузки 98%): </w:t>
        </w:r>
        <w:r w:rsidRPr="006941F9">
          <w:rPr>
            <w:rStyle w:val="afa"/>
            <w:rFonts w:ascii="Segoe UI" w:hAnsi="Segoe UI" w:cs="Segoe UI"/>
            <w:color w:val="000000" w:themeColor="text1"/>
            <w:rPrChange w:id="431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540 000 000 руб.</w:t>
        </w:r>
      </w:ins>
    </w:p>
    <w:p w14:paraId="0CCD909B" w14:textId="77777777" w:rsidR="006941F9" w:rsidRPr="006941F9" w:rsidRDefault="006941F9" w:rsidP="006941F9">
      <w:pPr>
        <w:pStyle w:val="ds-markdown-paragraph"/>
        <w:numPr>
          <w:ilvl w:val="0"/>
          <w:numId w:val="54"/>
        </w:numPr>
        <w:spacing w:after="0" w:afterAutospacing="0" w:line="420" w:lineRule="atLeast"/>
        <w:rPr>
          <w:ins w:id="432" w:author="_" w:date="2025-11-25T12:48:00Z"/>
          <w:rFonts w:ascii="Segoe UI" w:hAnsi="Segoe UI" w:cs="Segoe UI"/>
          <w:color w:val="000000" w:themeColor="text1"/>
          <w:rPrChange w:id="433" w:author="_" w:date="2025-11-25T12:49:00Z">
            <w:rPr>
              <w:ins w:id="434" w:author="_" w:date="2025-11-25T12:48:00Z"/>
              <w:rFonts w:ascii="Segoe UI" w:hAnsi="Segoe UI" w:cs="Segoe UI"/>
              <w:color w:val="F9FAFB"/>
            </w:rPr>
          </w:rPrChange>
        </w:rPr>
      </w:pPr>
      <w:ins w:id="435" w:author="_" w:date="2025-11-25T12:48:00Z">
        <w:r w:rsidRPr="006941F9">
          <w:rPr>
            <w:rFonts w:ascii="Segoe UI" w:hAnsi="Segoe UI" w:cs="Segoe UI"/>
            <w:color w:val="000000" w:themeColor="text1"/>
            <w:rPrChange w:id="436" w:author="_" w:date="2025-11-25T12:49:00Z">
              <w:rPr>
                <w:rFonts w:ascii="Segoe UI" w:hAnsi="Segoe UI" w:cs="Segoe UI"/>
                <w:color w:val="F9FAFB"/>
              </w:rPr>
            </w:rPrChange>
          </w:rPr>
          <w:t>Ставка капитализации: </w:t>
        </w:r>
        <w:r w:rsidRPr="006941F9">
          <w:rPr>
            <w:rStyle w:val="afa"/>
            <w:rFonts w:ascii="Segoe UI" w:hAnsi="Segoe UI" w:cs="Segoe UI"/>
            <w:color w:val="000000" w:themeColor="text1"/>
            <w:rPrChange w:id="437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10.5%</w:t>
        </w:r>
      </w:ins>
    </w:p>
    <w:p w14:paraId="45313817" w14:textId="77777777" w:rsidR="006941F9" w:rsidRPr="006941F9" w:rsidRDefault="006941F9" w:rsidP="006941F9">
      <w:pPr>
        <w:pStyle w:val="ds-markdown-paragraph"/>
        <w:numPr>
          <w:ilvl w:val="0"/>
          <w:numId w:val="54"/>
        </w:numPr>
        <w:spacing w:after="0" w:afterAutospacing="0" w:line="420" w:lineRule="atLeast"/>
        <w:rPr>
          <w:ins w:id="438" w:author="_" w:date="2025-11-25T12:48:00Z"/>
          <w:rFonts w:ascii="Segoe UI" w:hAnsi="Segoe UI" w:cs="Segoe UI"/>
          <w:color w:val="000000" w:themeColor="text1"/>
          <w:rPrChange w:id="439" w:author="_" w:date="2025-11-25T12:49:00Z">
            <w:rPr>
              <w:ins w:id="440" w:author="_" w:date="2025-11-25T12:48:00Z"/>
              <w:rFonts w:ascii="Segoe UI" w:hAnsi="Segoe UI" w:cs="Segoe UI"/>
              <w:color w:val="F9FAFB"/>
            </w:rPr>
          </w:rPrChange>
        </w:rPr>
      </w:pPr>
      <w:ins w:id="441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442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Рыночная стоимость ТЦ (здание + земля):</w:t>
        </w:r>
        <w:r w:rsidRPr="006941F9">
          <w:rPr>
            <w:rFonts w:ascii="Segoe UI" w:hAnsi="Segoe UI" w:cs="Segoe UI"/>
            <w:color w:val="000000" w:themeColor="text1"/>
            <w:rPrChange w:id="443" w:author="_" w:date="2025-11-25T12:49:00Z">
              <w:rPr>
                <w:rFonts w:ascii="Segoe UI" w:hAnsi="Segoe UI" w:cs="Segoe UI"/>
                <w:color w:val="F9FAFB"/>
              </w:rPr>
            </w:rPrChange>
          </w:rPr>
          <w:t> 540 000 000 / 0.105 = </w:t>
        </w:r>
        <w:r w:rsidRPr="006941F9">
          <w:rPr>
            <w:rStyle w:val="afa"/>
            <w:rFonts w:ascii="Segoe UI" w:hAnsi="Segoe UI" w:cs="Segoe UI"/>
            <w:color w:val="000000" w:themeColor="text1"/>
            <w:rPrChange w:id="444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5 142 000 000 руб.</w:t>
        </w:r>
      </w:ins>
    </w:p>
    <w:p w14:paraId="0C41A386" w14:textId="77777777" w:rsidR="006941F9" w:rsidRPr="006941F9" w:rsidRDefault="006941F9" w:rsidP="006941F9">
      <w:pPr>
        <w:pStyle w:val="5"/>
        <w:spacing w:before="240" w:after="120" w:line="420" w:lineRule="atLeast"/>
        <w:rPr>
          <w:ins w:id="445" w:author="_" w:date="2025-11-25T12:48:00Z"/>
          <w:rFonts w:ascii="Segoe UI" w:hAnsi="Segoe UI" w:cs="Segoe UI"/>
          <w:color w:val="000000" w:themeColor="text1"/>
          <w:szCs w:val="24"/>
          <w:rPrChange w:id="446" w:author="_" w:date="2025-11-25T12:49:00Z">
            <w:rPr>
              <w:ins w:id="447" w:author="_" w:date="2025-11-25T12:48:00Z"/>
              <w:rFonts w:ascii="Segoe UI" w:hAnsi="Segoe UI" w:cs="Segoe UI"/>
              <w:color w:val="F9FAFB"/>
              <w:szCs w:val="24"/>
            </w:rPr>
          </w:rPrChange>
        </w:rPr>
      </w:pPr>
      <w:ins w:id="448" w:author="_" w:date="2025-11-25T12:48:00Z">
        <w:r w:rsidRPr="006941F9">
          <w:rPr>
            <w:rStyle w:val="afa"/>
            <w:rFonts w:ascii="Segoe UI" w:hAnsi="Segoe UI" w:cs="Segoe UI"/>
            <w:b w:val="0"/>
            <w:bCs w:val="0"/>
            <w:color w:val="000000" w:themeColor="text1"/>
            <w:szCs w:val="24"/>
            <w:rPrChange w:id="449" w:author="_" w:date="2025-11-25T12:49:00Z">
              <w:rPr>
                <w:rStyle w:val="afa"/>
                <w:rFonts w:ascii="Segoe UI" w:hAnsi="Segoe UI" w:cs="Segoe UI"/>
                <w:b w:val="0"/>
                <w:bCs w:val="0"/>
                <w:color w:val="F9FAFB"/>
                <w:szCs w:val="24"/>
              </w:rPr>
            </w:rPrChange>
          </w:rPr>
          <w:t>3.5. Выделение Стоимости Земельного Участка</w:t>
        </w:r>
      </w:ins>
    </w:p>
    <w:p w14:paraId="4D2B0500" w14:textId="77777777" w:rsidR="006941F9" w:rsidRPr="006941F9" w:rsidRDefault="006941F9" w:rsidP="006941F9">
      <w:pPr>
        <w:pStyle w:val="ds-markdown-paragraph"/>
        <w:numPr>
          <w:ilvl w:val="0"/>
          <w:numId w:val="55"/>
        </w:numPr>
        <w:spacing w:after="0" w:afterAutospacing="0" w:line="420" w:lineRule="atLeast"/>
        <w:rPr>
          <w:ins w:id="450" w:author="_" w:date="2025-11-25T12:48:00Z"/>
          <w:rFonts w:ascii="Segoe UI" w:hAnsi="Segoe UI" w:cs="Segoe UI"/>
          <w:color w:val="000000" w:themeColor="text1"/>
          <w:rPrChange w:id="451" w:author="_" w:date="2025-11-25T12:49:00Z">
            <w:rPr>
              <w:ins w:id="452" w:author="_" w:date="2025-11-25T12:48:00Z"/>
              <w:rFonts w:ascii="Segoe UI" w:hAnsi="Segoe UI" w:cs="Segoe UI"/>
              <w:color w:val="F9FAFB"/>
            </w:rPr>
          </w:rPrChange>
        </w:rPr>
      </w:pPr>
      <w:ins w:id="453" w:author="_" w:date="2025-11-25T12:48:00Z">
        <w:r w:rsidRPr="006941F9">
          <w:rPr>
            <w:rFonts w:ascii="Segoe UI" w:hAnsi="Segoe UI" w:cs="Segoe UI"/>
            <w:color w:val="000000" w:themeColor="text1"/>
            <w:rPrChange w:id="454" w:author="_" w:date="2025-11-25T12:49:00Z">
              <w:rPr>
                <w:rFonts w:ascii="Segoe UI" w:hAnsi="Segoe UI" w:cs="Segoe UI"/>
                <w:color w:val="F9FAFB"/>
              </w:rPr>
            </w:rPrChange>
          </w:rPr>
          <w:t>Стоимость права аренды земли определяется от рыночной стоимости всего комплекса.</w:t>
        </w:r>
      </w:ins>
    </w:p>
    <w:p w14:paraId="066BA91F" w14:textId="77777777" w:rsidR="006941F9" w:rsidRPr="006941F9" w:rsidRDefault="006941F9" w:rsidP="006941F9">
      <w:pPr>
        <w:pStyle w:val="ds-markdown-paragraph"/>
        <w:numPr>
          <w:ilvl w:val="0"/>
          <w:numId w:val="55"/>
        </w:numPr>
        <w:spacing w:after="0" w:afterAutospacing="0" w:line="420" w:lineRule="atLeast"/>
        <w:rPr>
          <w:ins w:id="455" w:author="_" w:date="2025-11-25T12:48:00Z"/>
          <w:rFonts w:ascii="Segoe UI" w:hAnsi="Segoe UI" w:cs="Segoe UI"/>
          <w:color w:val="000000" w:themeColor="text1"/>
          <w:rPrChange w:id="456" w:author="_" w:date="2025-11-25T12:49:00Z">
            <w:rPr>
              <w:ins w:id="457" w:author="_" w:date="2025-11-25T12:48:00Z"/>
              <w:rFonts w:ascii="Segoe UI" w:hAnsi="Segoe UI" w:cs="Segoe UI"/>
              <w:color w:val="F9FAFB"/>
            </w:rPr>
          </w:rPrChange>
        </w:rPr>
      </w:pPr>
      <w:ins w:id="458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459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Технический метод</w:t>
        </w:r>
        <w:proofErr w:type="gramStart"/>
        <w:r w:rsidRPr="006941F9">
          <w:rPr>
            <w:rStyle w:val="afa"/>
            <w:rFonts w:ascii="Segoe UI" w:hAnsi="Segoe UI" w:cs="Segoe UI"/>
            <w:color w:val="000000" w:themeColor="text1"/>
            <w:rPrChange w:id="460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:</w:t>
        </w:r>
        <w:r w:rsidRPr="006941F9">
          <w:rPr>
            <w:rFonts w:ascii="Segoe UI" w:hAnsi="Segoe UI" w:cs="Segoe UI"/>
            <w:color w:val="000000" w:themeColor="text1"/>
            <w:rPrChange w:id="461" w:author="_" w:date="2025-11-25T12:49:00Z">
              <w:rPr>
                <w:rFonts w:ascii="Segoe UI" w:hAnsi="Segoe UI" w:cs="Segoe UI"/>
                <w:color w:val="F9FAFB"/>
              </w:rPr>
            </w:rPrChange>
          </w:rPr>
          <w:t> Использовать</w:t>
        </w:r>
        <w:proofErr w:type="gramEnd"/>
        <w:r w:rsidRPr="006941F9">
          <w:rPr>
            <w:rFonts w:ascii="Segoe UI" w:hAnsi="Segoe UI" w:cs="Segoe UI"/>
            <w:color w:val="000000" w:themeColor="text1"/>
            <w:rPrChange w:id="462" w:author="_" w:date="2025-11-25T12:49:00Z">
              <w:rPr>
                <w:rFonts w:ascii="Segoe UI" w:hAnsi="Segoe UI" w:cs="Segoe UI"/>
                <w:color w:val="F9FAFB"/>
              </w:rPr>
            </w:rPrChange>
          </w:rPr>
          <w:t xml:space="preserve"> кадастровую стоимость, но </w:t>
        </w:r>
        <w:r w:rsidRPr="006941F9">
          <w:rPr>
            <w:rStyle w:val="afa"/>
            <w:rFonts w:ascii="Segoe UI" w:hAnsi="Segoe UI" w:cs="Segoe UI"/>
            <w:color w:val="000000" w:themeColor="text1"/>
            <w:rPrChange w:id="463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не более 20% от общей стоимости ТЦ.</w:t>
        </w:r>
      </w:ins>
    </w:p>
    <w:p w14:paraId="6B43AEC0" w14:textId="77777777" w:rsidR="006941F9" w:rsidRPr="006941F9" w:rsidRDefault="006941F9" w:rsidP="006941F9">
      <w:pPr>
        <w:pStyle w:val="ds-markdown-paragraph"/>
        <w:numPr>
          <w:ilvl w:val="0"/>
          <w:numId w:val="55"/>
        </w:numPr>
        <w:spacing w:after="0" w:afterAutospacing="0" w:line="420" w:lineRule="atLeast"/>
        <w:rPr>
          <w:ins w:id="464" w:author="_" w:date="2025-11-25T12:48:00Z"/>
          <w:rFonts w:ascii="Segoe UI" w:hAnsi="Segoe UI" w:cs="Segoe UI"/>
          <w:color w:val="000000" w:themeColor="text1"/>
          <w:rPrChange w:id="465" w:author="_" w:date="2025-11-25T12:49:00Z">
            <w:rPr>
              <w:ins w:id="466" w:author="_" w:date="2025-11-25T12:48:00Z"/>
              <w:rFonts w:ascii="Segoe UI" w:hAnsi="Segoe UI" w:cs="Segoe UI"/>
              <w:color w:val="F9FAFB"/>
            </w:rPr>
          </w:rPrChange>
        </w:rPr>
      </w:pPr>
      <w:ins w:id="467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468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Пример:</w:t>
        </w:r>
        <w:r w:rsidRPr="006941F9">
          <w:rPr>
            <w:rFonts w:ascii="Segoe UI" w:hAnsi="Segoe UI" w:cs="Segoe UI"/>
            <w:color w:val="000000" w:themeColor="text1"/>
            <w:rPrChange w:id="469" w:author="_" w:date="2025-11-25T12:49:00Z">
              <w:rPr>
                <w:rFonts w:ascii="Segoe UI" w:hAnsi="Segoe UI" w:cs="Segoe UI"/>
                <w:color w:val="F9FAFB"/>
              </w:rPr>
            </w:rPrChange>
          </w:rPr>
          <w:t> Кадастровая стоимость земли – 650 млн руб. (11% от стоимости ТЦ). Принимается к учету.</w:t>
        </w:r>
      </w:ins>
    </w:p>
    <w:p w14:paraId="1E93E733" w14:textId="77777777" w:rsidR="006941F9" w:rsidRPr="006941F9" w:rsidRDefault="006941F9" w:rsidP="006941F9">
      <w:pPr>
        <w:pStyle w:val="ds-markdown-paragraph"/>
        <w:numPr>
          <w:ilvl w:val="0"/>
          <w:numId w:val="55"/>
        </w:numPr>
        <w:spacing w:after="0" w:afterAutospacing="0" w:line="420" w:lineRule="atLeast"/>
        <w:rPr>
          <w:ins w:id="470" w:author="_" w:date="2025-11-25T12:48:00Z"/>
          <w:rFonts w:ascii="Segoe UI" w:hAnsi="Segoe UI" w:cs="Segoe UI"/>
          <w:color w:val="000000" w:themeColor="text1"/>
          <w:rPrChange w:id="471" w:author="_" w:date="2025-11-25T12:49:00Z">
            <w:rPr>
              <w:ins w:id="472" w:author="_" w:date="2025-11-25T12:48:00Z"/>
              <w:rFonts w:ascii="Segoe UI" w:hAnsi="Segoe UI" w:cs="Segoe UI"/>
              <w:color w:val="F9FAFB"/>
            </w:rPr>
          </w:rPrChange>
        </w:rPr>
      </w:pPr>
      <w:ins w:id="473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474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Стоимость здания = Общая стоимость ТЦ - Стоимость права аренды земли.</w:t>
        </w:r>
      </w:ins>
    </w:p>
    <w:p w14:paraId="2B19554A" w14:textId="77777777" w:rsidR="006941F9" w:rsidRPr="006941F9" w:rsidRDefault="006941F9" w:rsidP="006941F9">
      <w:pPr>
        <w:spacing w:before="480" w:after="480" w:line="420" w:lineRule="atLeast"/>
        <w:rPr>
          <w:ins w:id="475" w:author="_" w:date="2025-11-25T12:48:00Z"/>
          <w:rFonts w:ascii="Segoe UI" w:hAnsi="Segoe UI" w:cs="Segoe UI"/>
          <w:color w:val="000000" w:themeColor="text1"/>
          <w:rPrChange w:id="476" w:author="_" w:date="2025-11-25T12:49:00Z">
            <w:rPr>
              <w:ins w:id="477" w:author="_" w:date="2025-11-25T12:48:00Z"/>
              <w:rFonts w:ascii="Segoe UI" w:hAnsi="Segoe UI" w:cs="Segoe UI"/>
              <w:color w:val="F9FAFB"/>
            </w:rPr>
          </w:rPrChange>
        </w:rPr>
      </w:pPr>
      <w:ins w:id="478" w:author="_" w:date="2025-11-25T12:48:00Z">
        <w:r w:rsidRPr="006941F9">
          <w:rPr>
            <w:rFonts w:ascii="Segoe UI" w:hAnsi="Segoe UI" w:cs="Segoe UI"/>
            <w:color w:val="000000" w:themeColor="text1"/>
            <w:rPrChange w:id="479" w:author="_" w:date="2025-11-25T12:49:00Z">
              <w:rPr>
                <w:rFonts w:ascii="Segoe UI" w:hAnsi="Segoe UI" w:cs="Segoe UI"/>
                <w:color w:val="F9FAFB"/>
              </w:rPr>
            </w:rPrChange>
          </w:rPr>
          <w:pict w14:anchorId="66B18B9A">
            <v:rect id="_x0000_i1027" style="width:0;height:.75pt" o:hralign="center" o:hrstd="t" o:hr="t" fillcolor="#a0a0a0" stroked="f"/>
          </w:pict>
        </w:r>
      </w:ins>
    </w:p>
    <w:p w14:paraId="05E9AF7C" w14:textId="77777777" w:rsidR="006941F9" w:rsidRPr="006941F9" w:rsidRDefault="006941F9" w:rsidP="006941F9">
      <w:pPr>
        <w:pStyle w:val="40"/>
        <w:spacing w:before="240" w:after="240" w:line="420" w:lineRule="atLeast"/>
        <w:rPr>
          <w:ins w:id="480" w:author="_" w:date="2025-11-25T12:48:00Z"/>
          <w:rFonts w:ascii="Segoe UI" w:hAnsi="Segoe UI" w:cs="Segoe UI"/>
          <w:color w:val="000000" w:themeColor="text1"/>
          <w:rPrChange w:id="481" w:author="_" w:date="2025-11-25T12:49:00Z">
            <w:rPr>
              <w:ins w:id="482" w:author="_" w:date="2025-11-25T12:48:00Z"/>
              <w:rFonts w:ascii="Segoe UI" w:hAnsi="Segoe UI" w:cs="Segoe UI"/>
              <w:color w:val="F9FAFB"/>
            </w:rPr>
          </w:rPrChange>
        </w:rPr>
      </w:pPr>
      <w:ins w:id="483" w:author="_" w:date="2025-11-25T12:48:00Z">
        <w:r w:rsidRPr="006941F9">
          <w:rPr>
            <w:rStyle w:val="afa"/>
            <w:rFonts w:ascii="Segoe UI" w:hAnsi="Segoe UI" w:cs="Segoe UI"/>
            <w:b w:val="0"/>
            <w:bCs w:val="0"/>
            <w:color w:val="000000" w:themeColor="text1"/>
            <w:rPrChange w:id="484" w:author="_" w:date="2025-11-25T12:49:00Z">
              <w:rPr>
                <w:rStyle w:val="afa"/>
                <w:rFonts w:ascii="Segoe UI" w:hAnsi="Segoe UI" w:cs="Segoe UI"/>
                <w:b w:val="0"/>
                <w:bCs w:val="0"/>
                <w:color w:val="F9FAFB"/>
              </w:rPr>
            </w:rPrChange>
          </w:rPr>
          <w:lastRenderedPageBreak/>
          <w:t>4. Этап 4: Формирование Залоговых Параметров</w:t>
        </w:r>
      </w:ins>
    </w:p>
    <w:p w14:paraId="70FDD2FA" w14:textId="77777777" w:rsidR="006941F9" w:rsidRPr="006941F9" w:rsidRDefault="006941F9" w:rsidP="006941F9">
      <w:pPr>
        <w:pStyle w:val="ds-markdown-paragraph"/>
        <w:spacing w:before="240" w:beforeAutospacing="0" w:after="240" w:afterAutospacing="0" w:line="420" w:lineRule="atLeast"/>
        <w:rPr>
          <w:ins w:id="485" w:author="_" w:date="2025-11-25T12:48:00Z"/>
          <w:rFonts w:ascii="Segoe UI" w:hAnsi="Segoe UI" w:cs="Segoe UI"/>
          <w:color w:val="000000" w:themeColor="text1"/>
          <w:rPrChange w:id="486" w:author="_" w:date="2025-11-25T12:49:00Z">
            <w:rPr>
              <w:ins w:id="487" w:author="_" w:date="2025-11-25T12:48:00Z"/>
              <w:rFonts w:ascii="Segoe UI" w:hAnsi="Segoe UI" w:cs="Segoe UI"/>
              <w:color w:val="F9FAFB"/>
            </w:rPr>
          </w:rPrChange>
        </w:rPr>
      </w:pPr>
      <w:ins w:id="488" w:author="_" w:date="2025-11-25T12:48:00Z">
        <w:r w:rsidRPr="006941F9">
          <w:rPr>
            <w:rFonts w:ascii="Segoe UI" w:hAnsi="Segoe UI" w:cs="Segoe UI"/>
            <w:color w:val="000000" w:themeColor="text1"/>
            <w:rPrChange w:id="489" w:author="_" w:date="2025-11-25T12:49:00Z">
              <w:rPr>
                <w:rFonts w:ascii="Segoe UI" w:hAnsi="Segoe UI" w:cs="Segoe UI"/>
                <w:color w:val="F9FAFB"/>
              </w:rPr>
            </w:rPrChange>
          </w:rPr>
          <w:t>На основе рыночной стоимости определите залоговую.</w:t>
        </w:r>
      </w:ins>
    </w:p>
    <w:p w14:paraId="5493C418" w14:textId="77777777" w:rsidR="006941F9" w:rsidRPr="006941F9" w:rsidRDefault="006941F9" w:rsidP="006941F9">
      <w:pPr>
        <w:pStyle w:val="ds-markdown-paragraph"/>
        <w:numPr>
          <w:ilvl w:val="0"/>
          <w:numId w:val="56"/>
        </w:numPr>
        <w:spacing w:after="120" w:afterAutospacing="0" w:line="420" w:lineRule="atLeast"/>
        <w:rPr>
          <w:ins w:id="490" w:author="_" w:date="2025-11-25T12:48:00Z"/>
          <w:rFonts w:ascii="Segoe UI" w:hAnsi="Segoe UI" w:cs="Segoe UI"/>
          <w:color w:val="000000" w:themeColor="text1"/>
          <w:rPrChange w:id="491" w:author="_" w:date="2025-11-25T12:49:00Z">
            <w:rPr>
              <w:ins w:id="492" w:author="_" w:date="2025-11-25T12:48:00Z"/>
              <w:rFonts w:ascii="Segoe UI" w:hAnsi="Segoe UI" w:cs="Segoe UI"/>
              <w:color w:val="F9FAFB"/>
            </w:rPr>
          </w:rPrChange>
        </w:rPr>
      </w:pPr>
      <w:ins w:id="493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494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 xml:space="preserve">Залоговый дисконт </w:t>
        </w:r>
        <w:proofErr w:type="gramStart"/>
        <w:r w:rsidRPr="006941F9">
          <w:rPr>
            <w:rStyle w:val="afa"/>
            <w:rFonts w:ascii="Segoe UI" w:hAnsi="Segoe UI" w:cs="Segoe UI"/>
            <w:color w:val="000000" w:themeColor="text1"/>
            <w:rPrChange w:id="495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 xml:space="preserve">( </w:t>
        </w:r>
        <w:proofErr w:type="spellStart"/>
        <w:r w:rsidRPr="006941F9">
          <w:rPr>
            <w:rStyle w:val="afa"/>
            <w:rFonts w:ascii="Segoe UI" w:hAnsi="Segoe UI" w:cs="Segoe UI"/>
            <w:color w:val="000000" w:themeColor="text1"/>
            <w:rPrChange w:id="496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haircut</w:t>
        </w:r>
        <w:proofErr w:type="spellEnd"/>
        <w:proofErr w:type="gramEnd"/>
        <w:r w:rsidRPr="006941F9">
          <w:rPr>
            <w:rStyle w:val="afa"/>
            <w:rFonts w:ascii="Segoe UI" w:hAnsi="Segoe UI" w:cs="Segoe UI"/>
            <w:color w:val="000000" w:themeColor="text1"/>
            <w:rPrChange w:id="497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):</w:t>
        </w:r>
        <w:r w:rsidRPr="006941F9">
          <w:rPr>
            <w:rFonts w:ascii="Segoe UI" w:hAnsi="Segoe UI" w:cs="Segoe UI"/>
            <w:color w:val="000000" w:themeColor="text1"/>
            <w:rPrChange w:id="498" w:author="_" w:date="2025-11-25T12:49:00Z">
              <w:rPr>
                <w:rFonts w:ascii="Segoe UI" w:hAnsi="Segoe UI" w:cs="Segoe UI"/>
                <w:color w:val="F9FAFB"/>
              </w:rPr>
            </w:rPrChange>
          </w:rPr>
          <w:t> </w:t>
        </w:r>
        <w:r w:rsidRPr="006941F9">
          <w:rPr>
            <w:rStyle w:val="afa"/>
            <w:rFonts w:ascii="Segoe UI" w:hAnsi="Segoe UI" w:cs="Segoe UI"/>
            <w:color w:val="000000" w:themeColor="text1"/>
            <w:rPrChange w:id="499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25-40%.</w:t>
        </w:r>
        <w:r w:rsidRPr="006941F9">
          <w:rPr>
            <w:rFonts w:ascii="Segoe UI" w:hAnsi="Segoe UI" w:cs="Segoe UI"/>
            <w:color w:val="000000" w:themeColor="text1"/>
            <w:rPrChange w:id="500" w:author="_" w:date="2025-11-25T12:49:00Z">
              <w:rPr>
                <w:rFonts w:ascii="Segoe UI" w:hAnsi="Segoe UI" w:cs="Segoe UI"/>
                <w:color w:val="F9FAFB"/>
              </w:rPr>
            </w:rPrChange>
          </w:rPr>
          <w:t> Для ТЦ со средними рисками типичен дисконт </w:t>
        </w:r>
        <w:r w:rsidRPr="006941F9">
          <w:rPr>
            <w:rStyle w:val="afa"/>
            <w:rFonts w:ascii="Segoe UI" w:hAnsi="Segoe UI" w:cs="Segoe UI"/>
            <w:color w:val="000000" w:themeColor="text1"/>
            <w:rPrChange w:id="501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30%</w:t>
        </w:r>
        <w:r w:rsidRPr="006941F9">
          <w:rPr>
            <w:rFonts w:ascii="Segoe UI" w:hAnsi="Segoe UI" w:cs="Segoe UI"/>
            <w:color w:val="000000" w:themeColor="text1"/>
            <w:rPrChange w:id="502" w:author="_" w:date="2025-11-25T12:49:00Z">
              <w:rPr>
                <w:rFonts w:ascii="Segoe UI" w:hAnsi="Segoe UI" w:cs="Segoe UI"/>
                <w:color w:val="F9FAFB"/>
              </w:rPr>
            </w:rPrChange>
          </w:rPr>
          <w:t>.</w:t>
        </w:r>
      </w:ins>
    </w:p>
    <w:p w14:paraId="43D6AF8D" w14:textId="77777777" w:rsidR="006941F9" w:rsidRPr="006941F9" w:rsidRDefault="006941F9" w:rsidP="006941F9">
      <w:pPr>
        <w:pStyle w:val="ds-markdown-paragraph"/>
        <w:numPr>
          <w:ilvl w:val="1"/>
          <w:numId w:val="56"/>
        </w:numPr>
        <w:spacing w:after="0" w:afterAutospacing="0" w:line="420" w:lineRule="atLeast"/>
        <w:rPr>
          <w:ins w:id="503" w:author="_" w:date="2025-11-25T12:48:00Z"/>
          <w:rFonts w:ascii="Segoe UI" w:hAnsi="Segoe UI" w:cs="Segoe UI"/>
          <w:color w:val="000000" w:themeColor="text1"/>
          <w:rPrChange w:id="504" w:author="_" w:date="2025-11-25T12:49:00Z">
            <w:rPr>
              <w:ins w:id="505" w:author="_" w:date="2025-11-25T12:48:00Z"/>
              <w:rFonts w:ascii="Segoe UI" w:hAnsi="Segoe UI" w:cs="Segoe UI"/>
              <w:color w:val="F9FAFB"/>
            </w:rPr>
          </w:rPrChange>
        </w:rPr>
      </w:pPr>
      <w:ins w:id="506" w:author="_" w:date="2025-11-25T12:48:00Z">
        <w:r w:rsidRPr="006941F9">
          <w:rPr>
            <w:rStyle w:val="afb"/>
            <w:rFonts w:ascii="Segoe UI" w:hAnsi="Segoe UI" w:cs="Segoe UI"/>
            <w:color w:val="000000" w:themeColor="text1"/>
            <w:rPrChange w:id="507" w:author="_" w:date="2025-11-25T12:49:00Z">
              <w:rPr>
                <w:rStyle w:val="afb"/>
                <w:rFonts w:ascii="Segoe UI" w:hAnsi="Segoe UI" w:cs="Segoe UI"/>
                <w:color w:val="F9FAFB"/>
              </w:rPr>
            </w:rPrChange>
          </w:rPr>
          <w:t>Обоснование:</w:t>
        </w:r>
        <w:r w:rsidRPr="006941F9">
          <w:rPr>
            <w:rFonts w:ascii="Segoe UI" w:hAnsi="Segoe UI" w:cs="Segoe UI"/>
            <w:color w:val="000000" w:themeColor="text1"/>
            <w:rPrChange w:id="508" w:author="_" w:date="2025-11-25T12:49:00Z">
              <w:rPr>
                <w:rFonts w:ascii="Segoe UI" w:hAnsi="Segoe UI" w:cs="Segoe UI"/>
                <w:color w:val="F9FAFB"/>
              </w:rPr>
            </w:rPrChange>
          </w:rPr>
          <w:t> Дисконт покрывает риски возможного падения рыночной стоимости, затраты на продажу в случае дефолта и потенциальные ошибки в оценке.</w:t>
        </w:r>
      </w:ins>
    </w:p>
    <w:p w14:paraId="1E197E1B" w14:textId="77777777" w:rsidR="006941F9" w:rsidRPr="006941F9" w:rsidRDefault="006941F9" w:rsidP="006941F9">
      <w:pPr>
        <w:pStyle w:val="ds-markdown-paragraph"/>
        <w:numPr>
          <w:ilvl w:val="0"/>
          <w:numId w:val="56"/>
        </w:numPr>
        <w:spacing w:after="120" w:afterAutospacing="0" w:line="420" w:lineRule="atLeast"/>
        <w:rPr>
          <w:ins w:id="509" w:author="_" w:date="2025-11-25T12:48:00Z"/>
          <w:rFonts w:ascii="Segoe UI" w:hAnsi="Segoe UI" w:cs="Segoe UI"/>
          <w:color w:val="000000" w:themeColor="text1"/>
          <w:rPrChange w:id="510" w:author="_" w:date="2025-11-25T12:49:00Z">
            <w:rPr>
              <w:ins w:id="511" w:author="_" w:date="2025-11-25T12:48:00Z"/>
              <w:rFonts w:ascii="Segoe UI" w:hAnsi="Segoe UI" w:cs="Segoe UI"/>
              <w:color w:val="F9FAFB"/>
            </w:rPr>
          </w:rPrChange>
        </w:rPr>
      </w:pPr>
      <w:ins w:id="512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513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Залоговая стоимость:</w:t>
        </w:r>
        <w:r w:rsidRPr="006941F9">
          <w:rPr>
            <w:rFonts w:ascii="Segoe UI" w:hAnsi="Segoe UI" w:cs="Segoe UI"/>
            <w:color w:val="000000" w:themeColor="text1"/>
            <w:rPrChange w:id="514" w:author="_" w:date="2025-11-25T12:49:00Z">
              <w:rPr>
                <w:rFonts w:ascii="Segoe UI" w:hAnsi="Segoe UI" w:cs="Segoe UI"/>
                <w:color w:val="F9FAFB"/>
              </w:rPr>
            </w:rPrChange>
          </w:rPr>
          <w:t> </w:t>
        </w:r>
        <w:r w:rsidRPr="006941F9">
          <w:rPr>
            <w:rStyle w:val="HTML"/>
            <w:rFonts w:ascii="Consolas" w:hAnsi="Consolas"/>
            <w:color w:val="000000" w:themeColor="text1"/>
            <w:shd w:val="clear" w:color="auto" w:fill="2C2C2E"/>
            <w:rPrChange w:id="515" w:author="_" w:date="2025-11-25T12:49:00Z">
              <w:rPr>
                <w:rStyle w:val="HTML"/>
                <w:rFonts w:ascii="Consolas" w:hAnsi="Consolas"/>
                <w:color w:val="F9FAFB"/>
                <w:shd w:val="clear" w:color="auto" w:fill="2C2C2E"/>
              </w:rPr>
            </w:rPrChange>
          </w:rPr>
          <w:t>Рыночная Стоимость * (1 - 0.30)</w:t>
        </w:r>
        <w:r w:rsidRPr="006941F9">
          <w:rPr>
            <w:rFonts w:ascii="Segoe UI" w:hAnsi="Segoe UI" w:cs="Segoe UI"/>
            <w:color w:val="000000" w:themeColor="text1"/>
            <w:rPrChange w:id="516" w:author="_" w:date="2025-11-25T12:49:00Z">
              <w:rPr>
                <w:rFonts w:ascii="Segoe UI" w:hAnsi="Segoe UI" w:cs="Segoe UI"/>
                <w:color w:val="F9FAFB"/>
              </w:rPr>
            </w:rPrChange>
          </w:rPr>
          <w:t>.</w:t>
        </w:r>
      </w:ins>
    </w:p>
    <w:p w14:paraId="53078908" w14:textId="77777777" w:rsidR="006941F9" w:rsidRPr="006941F9" w:rsidRDefault="006941F9" w:rsidP="006941F9">
      <w:pPr>
        <w:pStyle w:val="ds-markdown-paragraph"/>
        <w:numPr>
          <w:ilvl w:val="1"/>
          <w:numId w:val="56"/>
        </w:numPr>
        <w:spacing w:after="0" w:afterAutospacing="0" w:line="420" w:lineRule="atLeast"/>
        <w:rPr>
          <w:ins w:id="517" w:author="_" w:date="2025-11-25T12:48:00Z"/>
          <w:rFonts w:ascii="Segoe UI" w:hAnsi="Segoe UI" w:cs="Segoe UI"/>
          <w:color w:val="000000" w:themeColor="text1"/>
          <w:rPrChange w:id="518" w:author="_" w:date="2025-11-25T12:49:00Z">
            <w:rPr>
              <w:ins w:id="519" w:author="_" w:date="2025-11-25T12:48:00Z"/>
              <w:rFonts w:ascii="Segoe UI" w:hAnsi="Segoe UI" w:cs="Segoe UI"/>
              <w:color w:val="F9FAFB"/>
            </w:rPr>
          </w:rPrChange>
        </w:rPr>
      </w:pPr>
      <w:ins w:id="520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521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Пример:</w:t>
        </w:r>
        <w:r w:rsidRPr="006941F9">
          <w:rPr>
            <w:rFonts w:ascii="Segoe UI" w:hAnsi="Segoe UI" w:cs="Segoe UI"/>
            <w:color w:val="000000" w:themeColor="text1"/>
            <w:rPrChange w:id="522" w:author="_" w:date="2025-11-25T12:49:00Z">
              <w:rPr>
                <w:rFonts w:ascii="Segoe UI" w:hAnsi="Segoe UI" w:cs="Segoe UI"/>
                <w:color w:val="F9FAFB"/>
              </w:rPr>
            </w:rPrChange>
          </w:rPr>
          <w:t> 5 142 000 000 * 0.7 = </w:t>
        </w:r>
        <w:r w:rsidRPr="006941F9">
          <w:rPr>
            <w:rStyle w:val="afa"/>
            <w:rFonts w:ascii="Segoe UI" w:hAnsi="Segoe UI" w:cs="Segoe UI"/>
            <w:color w:val="000000" w:themeColor="text1"/>
            <w:rPrChange w:id="523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3 599 400 000 руб.</w:t>
        </w:r>
      </w:ins>
    </w:p>
    <w:p w14:paraId="6320CCB9" w14:textId="77777777" w:rsidR="006941F9" w:rsidRPr="006941F9" w:rsidRDefault="006941F9" w:rsidP="006941F9">
      <w:pPr>
        <w:pStyle w:val="ds-markdown-paragraph"/>
        <w:numPr>
          <w:ilvl w:val="0"/>
          <w:numId w:val="56"/>
        </w:numPr>
        <w:spacing w:after="0" w:afterAutospacing="0" w:line="420" w:lineRule="atLeast"/>
        <w:rPr>
          <w:ins w:id="524" w:author="_" w:date="2025-11-25T12:48:00Z"/>
          <w:rFonts w:ascii="Segoe UI" w:hAnsi="Segoe UI" w:cs="Segoe UI"/>
          <w:color w:val="000000" w:themeColor="text1"/>
          <w:rPrChange w:id="525" w:author="_" w:date="2025-11-25T12:49:00Z">
            <w:rPr>
              <w:ins w:id="526" w:author="_" w:date="2025-11-25T12:48:00Z"/>
              <w:rFonts w:ascii="Segoe UI" w:hAnsi="Segoe UI" w:cs="Segoe UI"/>
              <w:color w:val="F9FAFB"/>
            </w:rPr>
          </w:rPrChange>
        </w:rPr>
      </w:pPr>
      <w:ins w:id="527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528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Группа ликвидности:</w:t>
        </w:r>
        <w:r w:rsidRPr="006941F9">
          <w:rPr>
            <w:rFonts w:ascii="Segoe UI" w:hAnsi="Segoe UI" w:cs="Segoe UI"/>
            <w:color w:val="000000" w:themeColor="text1"/>
            <w:rPrChange w:id="529" w:author="_" w:date="2025-11-25T12:49:00Z">
              <w:rPr>
                <w:rFonts w:ascii="Segoe UI" w:hAnsi="Segoe UI" w:cs="Segoe UI"/>
                <w:color w:val="F9FAFB"/>
              </w:rPr>
            </w:rPrChange>
          </w:rPr>
          <w:t> "Стандартная".</w:t>
        </w:r>
      </w:ins>
    </w:p>
    <w:p w14:paraId="7C5AC6B8" w14:textId="77777777" w:rsidR="006941F9" w:rsidRPr="006941F9" w:rsidRDefault="006941F9" w:rsidP="006941F9">
      <w:pPr>
        <w:pStyle w:val="ds-markdown-paragraph"/>
        <w:numPr>
          <w:ilvl w:val="0"/>
          <w:numId w:val="56"/>
        </w:numPr>
        <w:spacing w:after="0" w:afterAutospacing="0" w:line="420" w:lineRule="atLeast"/>
        <w:rPr>
          <w:ins w:id="530" w:author="_" w:date="2025-11-25T12:48:00Z"/>
          <w:rFonts w:ascii="Segoe UI" w:hAnsi="Segoe UI" w:cs="Segoe UI"/>
          <w:color w:val="000000" w:themeColor="text1"/>
          <w:rPrChange w:id="531" w:author="_" w:date="2025-11-25T12:49:00Z">
            <w:rPr>
              <w:ins w:id="532" w:author="_" w:date="2025-11-25T12:48:00Z"/>
              <w:rFonts w:ascii="Segoe UI" w:hAnsi="Segoe UI" w:cs="Segoe UI"/>
              <w:color w:val="F9FAFB"/>
            </w:rPr>
          </w:rPrChange>
        </w:rPr>
      </w:pPr>
      <w:ins w:id="533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534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Значимость актива:</w:t>
        </w:r>
        <w:r w:rsidRPr="006941F9">
          <w:rPr>
            <w:rFonts w:ascii="Segoe UI" w:hAnsi="Segoe UI" w:cs="Segoe UI"/>
            <w:color w:val="000000" w:themeColor="text1"/>
            <w:rPrChange w:id="535" w:author="_" w:date="2025-11-25T12:49:00Z">
              <w:rPr>
                <w:rFonts w:ascii="Segoe UI" w:hAnsi="Segoe UI" w:cs="Segoe UI"/>
                <w:color w:val="F9FAFB"/>
              </w:rPr>
            </w:rPrChange>
          </w:rPr>
          <w:t> "Ключевой актив".</w:t>
        </w:r>
      </w:ins>
    </w:p>
    <w:p w14:paraId="4186882A" w14:textId="77777777" w:rsidR="006941F9" w:rsidRPr="006941F9" w:rsidRDefault="006941F9" w:rsidP="006941F9">
      <w:pPr>
        <w:spacing w:before="480" w:after="480" w:line="420" w:lineRule="atLeast"/>
        <w:rPr>
          <w:ins w:id="536" w:author="_" w:date="2025-11-25T12:48:00Z"/>
          <w:rFonts w:ascii="Segoe UI" w:hAnsi="Segoe UI" w:cs="Segoe UI"/>
          <w:color w:val="000000" w:themeColor="text1"/>
          <w:rPrChange w:id="537" w:author="_" w:date="2025-11-25T12:49:00Z">
            <w:rPr>
              <w:ins w:id="538" w:author="_" w:date="2025-11-25T12:48:00Z"/>
              <w:rFonts w:ascii="Segoe UI" w:hAnsi="Segoe UI" w:cs="Segoe UI"/>
              <w:color w:val="F9FAFB"/>
            </w:rPr>
          </w:rPrChange>
        </w:rPr>
      </w:pPr>
      <w:ins w:id="539" w:author="_" w:date="2025-11-25T12:48:00Z">
        <w:r w:rsidRPr="006941F9">
          <w:rPr>
            <w:rFonts w:ascii="Segoe UI" w:hAnsi="Segoe UI" w:cs="Segoe UI"/>
            <w:color w:val="000000" w:themeColor="text1"/>
            <w:rPrChange w:id="540" w:author="_" w:date="2025-11-25T12:49:00Z">
              <w:rPr>
                <w:rFonts w:ascii="Segoe UI" w:hAnsi="Segoe UI" w:cs="Segoe UI"/>
                <w:color w:val="F9FAFB"/>
              </w:rPr>
            </w:rPrChange>
          </w:rPr>
          <w:pict w14:anchorId="44459373">
            <v:rect id="_x0000_i1028" style="width:0;height:.75pt" o:hralign="center" o:hrstd="t" o:hr="t" fillcolor="#a0a0a0" stroked="f"/>
          </w:pict>
        </w:r>
      </w:ins>
    </w:p>
    <w:p w14:paraId="61228EE5" w14:textId="77777777" w:rsidR="006941F9" w:rsidRPr="006941F9" w:rsidRDefault="006941F9" w:rsidP="006941F9">
      <w:pPr>
        <w:pStyle w:val="40"/>
        <w:spacing w:before="240" w:after="240" w:line="420" w:lineRule="atLeast"/>
        <w:rPr>
          <w:ins w:id="541" w:author="_" w:date="2025-11-25T12:48:00Z"/>
          <w:rFonts w:ascii="Segoe UI" w:hAnsi="Segoe UI" w:cs="Segoe UI"/>
          <w:color w:val="000000" w:themeColor="text1"/>
          <w:rPrChange w:id="542" w:author="_" w:date="2025-11-25T12:49:00Z">
            <w:rPr>
              <w:ins w:id="543" w:author="_" w:date="2025-11-25T12:48:00Z"/>
              <w:rFonts w:ascii="Segoe UI" w:hAnsi="Segoe UI" w:cs="Segoe UI"/>
              <w:color w:val="F9FAFB"/>
            </w:rPr>
          </w:rPrChange>
        </w:rPr>
      </w:pPr>
      <w:ins w:id="544" w:author="_" w:date="2025-11-25T12:48:00Z">
        <w:r w:rsidRPr="006941F9">
          <w:rPr>
            <w:rStyle w:val="afa"/>
            <w:rFonts w:ascii="Segoe UI" w:hAnsi="Segoe UI" w:cs="Segoe UI"/>
            <w:b w:val="0"/>
            <w:bCs w:val="0"/>
            <w:color w:val="000000" w:themeColor="text1"/>
            <w:rPrChange w:id="545" w:author="_" w:date="2025-11-25T12:49:00Z">
              <w:rPr>
                <w:rStyle w:val="afa"/>
                <w:rFonts w:ascii="Segoe UI" w:hAnsi="Segoe UI" w:cs="Segoe UI"/>
                <w:b w:val="0"/>
                <w:bCs w:val="0"/>
                <w:color w:val="F9FAFB"/>
              </w:rPr>
            </w:rPrChange>
          </w:rPr>
          <w:t>5. Этап 5: Анализ и Мониторинг Рисков</w:t>
        </w:r>
      </w:ins>
    </w:p>
    <w:p w14:paraId="05D0C6A7" w14:textId="77777777" w:rsidR="006941F9" w:rsidRPr="006941F9" w:rsidRDefault="006941F9" w:rsidP="006941F9">
      <w:pPr>
        <w:pStyle w:val="ds-markdown-paragraph"/>
        <w:spacing w:before="240" w:beforeAutospacing="0" w:after="240" w:afterAutospacing="0" w:line="420" w:lineRule="atLeast"/>
        <w:rPr>
          <w:ins w:id="546" w:author="_" w:date="2025-11-25T12:48:00Z"/>
          <w:rFonts w:ascii="Segoe UI" w:hAnsi="Segoe UI" w:cs="Segoe UI"/>
          <w:color w:val="000000" w:themeColor="text1"/>
          <w:rPrChange w:id="547" w:author="_" w:date="2025-11-25T12:49:00Z">
            <w:rPr>
              <w:ins w:id="548" w:author="_" w:date="2025-11-25T12:48:00Z"/>
              <w:rFonts w:ascii="Segoe UI" w:hAnsi="Segoe UI" w:cs="Segoe UI"/>
              <w:color w:val="F9FAFB"/>
            </w:rPr>
          </w:rPrChange>
        </w:rPr>
      </w:pPr>
      <w:ins w:id="549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550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Юридические Риски:</w:t>
        </w:r>
      </w:ins>
    </w:p>
    <w:p w14:paraId="3561B7E1" w14:textId="77777777" w:rsidR="006941F9" w:rsidRPr="006941F9" w:rsidRDefault="006941F9" w:rsidP="006941F9">
      <w:pPr>
        <w:pStyle w:val="ds-markdown-paragraph"/>
        <w:numPr>
          <w:ilvl w:val="0"/>
          <w:numId w:val="57"/>
        </w:numPr>
        <w:spacing w:after="0" w:afterAutospacing="0" w:line="420" w:lineRule="atLeast"/>
        <w:rPr>
          <w:ins w:id="551" w:author="_" w:date="2025-11-25T12:48:00Z"/>
          <w:rFonts w:ascii="Segoe UI" w:hAnsi="Segoe UI" w:cs="Segoe UI"/>
          <w:color w:val="000000" w:themeColor="text1"/>
          <w:rPrChange w:id="552" w:author="_" w:date="2025-11-25T12:49:00Z">
            <w:rPr>
              <w:ins w:id="553" w:author="_" w:date="2025-11-25T12:48:00Z"/>
              <w:rFonts w:ascii="Segoe UI" w:hAnsi="Segoe UI" w:cs="Segoe UI"/>
              <w:color w:val="F9FAFB"/>
            </w:rPr>
          </w:rPrChange>
        </w:rPr>
      </w:pPr>
      <w:ins w:id="554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555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Риск:</w:t>
        </w:r>
        <w:r w:rsidRPr="006941F9">
          <w:rPr>
            <w:rFonts w:ascii="Segoe UI" w:hAnsi="Segoe UI" w:cs="Segoe UI"/>
            <w:color w:val="000000" w:themeColor="text1"/>
            <w:rPrChange w:id="556" w:author="_" w:date="2025-11-25T12:49:00Z">
              <w:rPr>
                <w:rFonts w:ascii="Segoe UI" w:hAnsi="Segoe UI" w:cs="Segoe UI"/>
                <w:color w:val="F9FAFB"/>
              </w:rPr>
            </w:rPrChange>
          </w:rPr>
          <w:t> Расхождение в площадях/планировках по документам.</w:t>
        </w:r>
      </w:ins>
    </w:p>
    <w:p w14:paraId="00D809F6" w14:textId="77777777" w:rsidR="006941F9" w:rsidRPr="006941F9" w:rsidRDefault="006941F9" w:rsidP="006941F9">
      <w:pPr>
        <w:pStyle w:val="ds-markdown-paragraph"/>
        <w:numPr>
          <w:ilvl w:val="0"/>
          <w:numId w:val="57"/>
        </w:numPr>
        <w:spacing w:after="0" w:afterAutospacing="0" w:line="420" w:lineRule="atLeast"/>
        <w:rPr>
          <w:ins w:id="557" w:author="_" w:date="2025-11-25T12:48:00Z"/>
          <w:rFonts w:ascii="Segoe UI" w:hAnsi="Segoe UI" w:cs="Segoe UI"/>
          <w:color w:val="000000" w:themeColor="text1"/>
          <w:rPrChange w:id="558" w:author="_" w:date="2025-11-25T12:49:00Z">
            <w:rPr>
              <w:ins w:id="559" w:author="_" w:date="2025-11-25T12:48:00Z"/>
              <w:rFonts w:ascii="Segoe UI" w:hAnsi="Segoe UI" w:cs="Segoe UI"/>
              <w:color w:val="F9FAFB"/>
            </w:rPr>
          </w:rPrChange>
        </w:rPr>
      </w:pPr>
      <w:ins w:id="560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561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Мера</w:t>
        </w:r>
        <w:proofErr w:type="gramStart"/>
        <w:r w:rsidRPr="006941F9">
          <w:rPr>
            <w:rStyle w:val="afa"/>
            <w:rFonts w:ascii="Segoe UI" w:hAnsi="Segoe UI" w:cs="Segoe UI"/>
            <w:color w:val="000000" w:themeColor="text1"/>
            <w:rPrChange w:id="562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:</w:t>
        </w:r>
        <w:r w:rsidRPr="006941F9">
          <w:rPr>
            <w:rFonts w:ascii="Segoe UI" w:hAnsi="Segoe UI" w:cs="Segoe UI"/>
            <w:color w:val="000000" w:themeColor="text1"/>
            <w:rPrChange w:id="563" w:author="_" w:date="2025-11-25T12:49:00Z">
              <w:rPr>
                <w:rFonts w:ascii="Segoe UI" w:hAnsi="Segoe UI" w:cs="Segoe UI"/>
                <w:color w:val="F9FAFB"/>
              </w:rPr>
            </w:rPrChange>
          </w:rPr>
          <w:t> Требовать</w:t>
        </w:r>
        <w:proofErr w:type="gramEnd"/>
        <w:r w:rsidRPr="006941F9">
          <w:rPr>
            <w:rFonts w:ascii="Segoe UI" w:hAnsi="Segoe UI" w:cs="Segoe UI"/>
            <w:color w:val="000000" w:themeColor="text1"/>
            <w:rPrChange w:id="564" w:author="_" w:date="2025-11-25T12:49:00Z">
              <w:rPr>
                <w:rFonts w:ascii="Segoe UI" w:hAnsi="Segoe UI" w:cs="Segoe UI"/>
                <w:color w:val="F9FAFB"/>
              </w:rPr>
            </w:rPrChange>
          </w:rPr>
          <w:t xml:space="preserve"> приведения в соответствие техдокументации и ЕГРН до выдачи кредита.</w:t>
        </w:r>
      </w:ins>
    </w:p>
    <w:p w14:paraId="7B02BFF6" w14:textId="77777777" w:rsidR="006941F9" w:rsidRPr="006941F9" w:rsidRDefault="006941F9" w:rsidP="006941F9">
      <w:pPr>
        <w:pStyle w:val="ds-markdown-paragraph"/>
        <w:numPr>
          <w:ilvl w:val="0"/>
          <w:numId w:val="57"/>
        </w:numPr>
        <w:spacing w:after="0" w:afterAutospacing="0" w:line="420" w:lineRule="atLeast"/>
        <w:rPr>
          <w:ins w:id="565" w:author="_" w:date="2025-11-25T12:48:00Z"/>
          <w:rFonts w:ascii="Segoe UI" w:hAnsi="Segoe UI" w:cs="Segoe UI"/>
          <w:color w:val="000000" w:themeColor="text1"/>
          <w:rPrChange w:id="566" w:author="_" w:date="2025-11-25T12:49:00Z">
            <w:rPr>
              <w:ins w:id="567" w:author="_" w:date="2025-11-25T12:48:00Z"/>
              <w:rFonts w:ascii="Segoe UI" w:hAnsi="Segoe UI" w:cs="Segoe UI"/>
              <w:color w:val="F9FAFB"/>
            </w:rPr>
          </w:rPrChange>
        </w:rPr>
      </w:pPr>
      <w:ins w:id="568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569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Риск:</w:t>
        </w:r>
        <w:r w:rsidRPr="006941F9">
          <w:rPr>
            <w:rFonts w:ascii="Segoe UI" w:hAnsi="Segoe UI" w:cs="Segoe UI"/>
            <w:color w:val="000000" w:themeColor="text1"/>
            <w:rPrChange w:id="570" w:author="_" w:date="2025-11-25T12:49:00Z">
              <w:rPr>
                <w:rFonts w:ascii="Segoe UI" w:hAnsi="Segoe UI" w:cs="Segoe UI"/>
                <w:color w:val="F9FAFB"/>
              </w:rPr>
            </w:rPrChange>
          </w:rPr>
          <w:t> Скрытые обременения (другие залоги, аресты).</w:t>
        </w:r>
      </w:ins>
    </w:p>
    <w:p w14:paraId="338B36E8" w14:textId="77777777" w:rsidR="006941F9" w:rsidRPr="006941F9" w:rsidRDefault="006941F9" w:rsidP="006941F9">
      <w:pPr>
        <w:pStyle w:val="ds-markdown-paragraph"/>
        <w:numPr>
          <w:ilvl w:val="0"/>
          <w:numId w:val="57"/>
        </w:numPr>
        <w:spacing w:after="0" w:afterAutospacing="0" w:line="420" w:lineRule="atLeast"/>
        <w:rPr>
          <w:ins w:id="571" w:author="_" w:date="2025-11-25T12:48:00Z"/>
          <w:rFonts w:ascii="Segoe UI" w:hAnsi="Segoe UI" w:cs="Segoe UI"/>
          <w:color w:val="000000" w:themeColor="text1"/>
          <w:rPrChange w:id="572" w:author="_" w:date="2025-11-25T12:49:00Z">
            <w:rPr>
              <w:ins w:id="573" w:author="_" w:date="2025-11-25T12:48:00Z"/>
              <w:rFonts w:ascii="Segoe UI" w:hAnsi="Segoe UI" w:cs="Segoe UI"/>
              <w:color w:val="F9FAFB"/>
            </w:rPr>
          </w:rPrChange>
        </w:rPr>
      </w:pPr>
      <w:ins w:id="574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575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Мера</w:t>
        </w:r>
        <w:proofErr w:type="gramStart"/>
        <w:r w:rsidRPr="006941F9">
          <w:rPr>
            <w:rStyle w:val="afa"/>
            <w:rFonts w:ascii="Segoe UI" w:hAnsi="Segoe UI" w:cs="Segoe UI"/>
            <w:color w:val="000000" w:themeColor="text1"/>
            <w:rPrChange w:id="576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:</w:t>
        </w:r>
        <w:r w:rsidRPr="006941F9">
          <w:rPr>
            <w:rFonts w:ascii="Segoe UI" w:hAnsi="Segoe UI" w:cs="Segoe UI"/>
            <w:color w:val="000000" w:themeColor="text1"/>
            <w:rPrChange w:id="577" w:author="_" w:date="2025-11-25T12:49:00Z">
              <w:rPr>
                <w:rFonts w:ascii="Segoe UI" w:hAnsi="Segoe UI" w:cs="Segoe UI"/>
                <w:color w:val="F9FAFB"/>
              </w:rPr>
            </w:rPrChange>
          </w:rPr>
          <w:t> Запрашивать</w:t>
        </w:r>
        <w:proofErr w:type="gramEnd"/>
        <w:r w:rsidRPr="006941F9">
          <w:rPr>
            <w:rFonts w:ascii="Segoe UI" w:hAnsi="Segoe UI" w:cs="Segoe UI"/>
            <w:color w:val="000000" w:themeColor="text1"/>
            <w:rPrChange w:id="578" w:author="_" w:date="2025-11-25T12:49:00Z">
              <w:rPr>
                <w:rFonts w:ascii="Segoe UI" w:hAnsi="Segoe UI" w:cs="Segoe UI"/>
                <w:color w:val="F9FAFB"/>
              </w:rPr>
            </w:rPrChange>
          </w:rPr>
          <w:t xml:space="preserve"> актуальную выписку из ЕГРН непосредственно перед сделкой.</w:t>
        </w:r>
      </w:ins>
    </w:p>
    <w:p w14:paraId="7EC62EEE" w14:textId="77777777" w:rsidR="006941F9" w:rsidRPr="006941F9" w:rsidRDefault="006941F9" w:rsidP="006941F9">
      <w:pPr>
        <w:pStyle w:val="ds-markdown-paragraph"/>
        <w:spacing w:before="240" w:beforeAutospacing="0" w:after="240" w:afterAutospacing="0" w:line="420" w:lineRule="atLeast"/>
        <w:rPr>
          <w:ins w:id="579" w:author="_" w:date="2025-11-25T12:48:00Z"/>
          <w:rFonts w:ascii="Segoe UI" w:hAnsi="Segoe UI" w:cs="Segoe UI"/>
          <w:color w:val="000000" w:themeColor="text1"/>
          <w:rPrChange w:id="580" w:author="_" w:date="2025-11-25T12:49:00Z">
            <w:rPr>
              <w:ins w:id="581" w:author="_" w:date="2025-11-25T12:48:00Z"/>
              <w:rFonts w:ascii="Segoe UI" w:hAnsi="Segoe UI" w:cs="Segoe UI"/>
              <w:color w:val="F9FAFB"/>
            </w:rPr>
          </w:rPrChange>
        </w:rPr>
      </w:pPr>
      <w:ins w:id="582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583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Рыночные Риски:</w:t>
        </w:r>
      </w:ins>
    </w:p>
    <w:p w14:paraId="140359B3" w14:textId="77777777" w:rsidR="006941F9" w:rsidRPr="006941F9" w:rsidRDefault="006941F9" w:rsidP="006941F9">
      <w:pPr>
        <w:pStyle w:val="ds-markdown-paragraph"/>
        <w:numPr>
          <w:ilvl w:val="0"/>
          <w:numId w:val="58"/>
        </w:numPr>
        <w:spacing w:after="0" w:afterAutospacing="0" w:line="420" w:lineRule="atLeast"/>
        <w:rPr>
          <w:ins w:id="584" w:author="_" w:date="2025-11-25T12:48:00Z"/>
          <w:rFonts w:ascii="Segoe UI" w:hAnsi="Segoe UI" w:cs="Segoe UI"/>
          <w:color w:val="000000" w:themeColor="text1"/>
          <w:rPrChange w:id="585" w:author="_" w:date="2025-11-25T12:49:00Z">
            <w:rPr>
              <w:ins w:id="586" w:author="_" w:date="2025-11-25T12:48:00Z"/>
              <w:rFonts w:ascii="Segoe UI" w:hAnsi="Segoe UI" w:cs="Segoe UI"/>
              <w:color w:val="F9FAFB"/>
            </w:rPr>
          </w:rPrChange>
        </w:rPr>
      </w:pPr>
      <w:ins w:id="587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588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Риск:</w:t>
        </w:r>
        <w:r w:rsidRPr="006941F9">
          <w:rPr>
            <w:rFonts w:ascii="Segoe UI" w:hAnsi="Segoe UI" w:cs="Segoe UI"/>
            <w:color w:val="000000" w:themeColor="text1"/>
            <w:rPrChange w:id="589" w:author="_" w:date="2025-11-25T12:49:00Z">
              <w:rPr>
                <w:rFonts w:ascii="Segoe UI" w:hAnsi="Segoe UI" w:cs="Segoe UI"/>
                <w:color w:val="F9FAFB"/>
              </w:rPr>
            </w:rPrChange>
          </w:rPr>
          <w:t> Снижение стоимости из-за появления новых ТЦ-конкурентов.</w:t>
        </w:r>
      </w:ins>
    </w:p>
    <w:p w14:paraId="5F94D79B" w14:textId="77777777" w:rsidR="006941F9" w:rsidRPr="006941F9" w:rsidRDefault="006941F9" w:rsidP="006941F9">
      <w:pPr>
        <w:pStyle w:val="ds-markdown-paragraph"/>
        <w:numPr>
          <w:ilvl w:val="0"/>
          <w:numId w:val="58"/>
        </w:numPr>
        <w:spacing w:after="0" w:afterAutospacing="0" w:line="420" w:lineRule="atLeast"/>
        <w:rPr>
          <w:ins w:id="590" w:author="_" w:date="2025-11-25T12:48:00Z"/>
          <w:rFonts w:ascii="Segoe UI" w:hAnsi="Segoe UI" w:cs="Segoe UI"/>
          <w:color w:val="000000" w:themeColor="text1"/>
          <w:rPrChange w:id="591" w:author="_" w:date="2025-11-25T12:49:00Z">
            <w:rPr>
              <w:ins w:id="592" w:author="_" w:date="2025-11-25T12:48:00Z"/>
              <w:rFonts w:ascii="Segoe UI" w:hAnsi="Segoe UI" w:cs="Segoe UI"/>
              <w:color w:val="F9FAFB"/>
            </w:rPr>
          </w:rPrChange>
        </w:rPr>
      </w:pPr>
      <w:ins w:id="593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594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Мера:</w:t>
        </w:r>
        <w:r w:rsidRPr="006941F9">
          <w:rPr>
            <w:rFonts w:ascii="Segoe UI" w:hAnsi="Segoe UI" w:cs="Segoe UI"/>
            <w:color w:val="000000" w:themeColor="text1"/>
            <w:rPrChange w:id="595" w:author="_" w:date="2025-11-25T12:49:00Z">
              <w:rPr>
                <w:rFonts w:ascii="Segoe UI" w:hAnsi="Segoe UI" w:cs="Segoe UI"/>
                <w:color w:val="F9FAFB"/>
              </w:rPr>
            </w:rPrChange>
          </w:rPr>
          <w:t> Плановый мониторинг конкурентной среды и </w:t>
        </w:r>
        <w:r w:rsidRPr="006941F9">
          <w:rPr>
            <w:rStyle w:val="afa"/>
            <w:rFonts w:ascii="Segoe UI" w:hAnsi="Segoe UI" w:cs="Segoe UI"/>
            <w:color w:val="000000" w:themeColor="text1"/>
            <w:rPrChange w:id="596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переоценка не реже 1 раза в квартал</w:t>
        </w:r>
        <w:r w:rsidRPr="006941F9">
          <w:rPr>
            <w:rFonts w:ascii="Segoe UI" w:hAnsi="Segoe UI" w:cs="Segoe UI"/>
            <w:color w:val="000000" w:themeColor="text1"/>
            <w:rPrChange w:id="597" w:author="_" w:date="2025-11-25T12:49:00Z">
              <w:rPr>
                <w:rFonts w:ascii="Segoe UI" w:hAnsi="Segoe UI" w:cs="Segoe UI"/>
                <w:color w:val="F9FAFB"/>
              </w:rPr>
            </w:rPrChange>
          </w:rPr>
          <w:t> в нестабильных условиях.</w:t>
        </w:r>
      </w:ins>
    </w:p>
    <w:p w14:paraId="6C203C42" w14:textId="77777777" w:rsidR="006941F9" w:rsidRPr="006941F9" w:rsidRDefault="006941F9" w:rsidP="006941F9">
      <w:pPr>
        <w:pStyle w:val="ds-markdown-paragraph"/>
        <w:numPr>
          <w:ilvl w:val="0"/>
          <w:numId w:val="58"/>
        </w:numPr>
        <w:spacing w:after="0" w:afterAutospacing="0" w:line="420" w:lineRule="atLeast"/>
        <w:rPr>
          <w:ins w:id="598" w:author="_" w:date="2025-11-25T12:48:00Z"/>
          <w:rFonts w:ascii="Segoe UI" w:hAnsi="Segoe UI" w:cs="Segoe UI"/>
          <w:color w:val="000000" w:themeColor="text1"/>
          <w:rPrChange w:id="599" w:author="_" w:date="2025-11-25T12:49:00Z">
            <w:rPr>
              <w:ins w:id="600" w:author="_" w:date="2025-11-25T12:48:00Z"/>
              <w:rFonts w:ascii="Segoe UI" w:hAnsi="Segoe UI" w:cs="Segoe UI"/>
              <w:color w:val="F9FAFB"/>
            </w:rPr>
          </w:rPrChange>
        </w:rPr>
      </w:pPr>
      <w:ins w:id="601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602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Риск:</w:t>
        </w:r>
        <w:r w:rsidRPr="006941F9">
          <w:rPr>
            <w:rFonts w:ascii="Segoe UI" w:hAnsi="Segoe UI" w:cs="Segoe UI"/>
            <w:color w:val="000000" w:themeColor="text1"/>
            <w:rPrChange w:id="603" w:author="_" w:date="2025-11-25T12:49:00Z">
              <w:rPr>
                <w:rFonts w:ascii="Segoe UI" w:hAnsi="Segoe UI" w:cs="Segoe UI"/>
                <w:color w:val="F9FAFB"/>
              </w:rPr>
            </w:rPrChange>
          </w:rPr>
          <w:t> Общее падение рынка коммерческой недвижимости.</w:t>
        </w:r>
      </w:ins>
    </w:p>
    <w:p w14:paraId="2BB49FD9" w14:textId="77777777" w:rsidR="006941F9" w:rsidRPr="006941F9" w:rsidRDefault="006941F9" w:rsidP="006941F9">
      <w:pPr>
        <w:pStyle w:val="ds-markdown-paragraph"/>
        <w:numPr>
          <w:ilvl w:val="0"/>
          <w:numId w:val="58"/>
        </w:numPr>
        <w:spacing w:after="0" w:afterAutospacing="0" w:line="420" w:lineRule="atLeast"/>
        <w:rPr>
          <w:ins w:id="604" w:author="_" w:date="2025-11-25T12:48:00Z"/>
          <w:rFonts w:ascii="Segoe UI" w:hAnsi="Segoe UI" w:cs="Segoe UI"/>
          <w:color w:val="000000" w:themeColor="text1"/>
          <w:rPrChange w:id="605" w:author="_" w:date="2025-11-25T12:49:00Z">
            <w:rPr>
              <w:ins w:id="606" w:author="_" w:date="2025-11-25T12:48:00Z"/>
              <w:rFonts w:ascii="Segoe UI" w:hAnsi="Segoe UI" w:cs="Segoe UI"/>
              <w:color w:val="F9FAFB"/>
            </w:rPr>
          </w:rPrChange>
        </w:rPr>
      </w:pPr>
      <w:ins w:id="607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608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Мера:</w:t>
        </w:r>
        <w:r w:rsidRPr="006941F9">
          <w:rPr>
            <w:rFonts w:ascii="Segoe UI" w:hAnsi="Segoe UI" w:cs="Segoe UI"/>
            <w:color w:val="000000" w:themeColor="text1"/>
            <w:rPrChange w:id="609" w:author="_" w:date="2025-11-25T12:49:00Z">
              <w:rPr>
                <w:rFonts w:ascii="Segoe UI" w:hAnsi="Segoe UI" w:cs="Segoe UI"/>
                <w:color w:val="F9FAFB"/>
              </w:rPr>
            </w:rPrChange>
          </w:rPr>
          <w:t> Регулярная (ежеквартальная) актуализация стоимости на основе новых рыночных данных.</w:t>
        </w:r>
      </w:ins>
    </w:p>
    <w:p w14:paraId="4B6502A6" w14:textId="77777777" w:rsidR="006941F9" w:rsidRPr="006941F9" w:rsidRDefault="006941F9" w:rsidP="006941F9">
      <w:pPr>
        <w:pStyle w:val="ds-markdown-paragraph"/>
        <w:spacing w:before="240" w:beforeAutospacing="0" w:after="240" w:afterAutospacing="0" w:line="420" w:lineRule="atLeast"/>
        <w:rPr>
          <w:ins w:id="610" w:author="_" w:date="2025-11-25T12:48:00Z"/>
          <w:rFonts w:ascii="Segoe UI" w:hAnsi="Segoe UI" w:cs="Segoe UI"/>
          <w:color w:val="000000" w:themeColor="text1"/>
          <w:rPrChange w:id="611" w:author="_" w:date="2025-11-25T12:49:00Z">
            <w:rPr>
              <w:ins w:id="612" w:author="_" w:date="2025-11-25T12:48:00Z"/>
              <w:rFonts w:ascii="Segoe UI" w:hAnsi="Segoe UI" w:cs="Segoe UI"/>
              <w:color w:val="F9FAFB"/>
            </w:rPr>
          </w:rPrChange>
        </w:rPr>
      </w:pPr>
      <w:ins w:id="613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614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lastRenderedPageBreak/>
          <w:t>Операционные и Финансовые Риски:</w:t>
        </w:r>
      </w:ins>
    </w:p>
    <w:p w14:paraId="7D238AB2" w14:textId="77777777" w:rsidR="006941F9" w:rsidRPr="006941F9" w:rsidRDefault="006941F9" w:rsidP="006941F9">
      <w:pPr>
        <w:pStyle w:val="ds-markdown-paragraph"/>
        <w:numPr>
          <w:ilvl w:val="0"/>
          <w:numId w:val="59"/>
        </w:numPr>
        <w:spacing w:after="0" w:afterAutospacing="0" w:line="420" w:lineRule="atLeast"/>
        <w:rPr>
          <w:ins w:id="615" w:author="_" w:date="2025-11-25T12:48:00Z"/>
          <w:rFonts w:ascii="Segoe UI" w:hAnsi="Segoe UI" w:cs="Segoe UI"/>
          <w:color w:val="000000" w:themeColor="text1"/>
          <w:rPrChange w:id="616" w:author="_" w:date="2025-11-25T12:49:00Z">
            <w:rPr>
              <w:ins w:id="617" w:author="_" w:date="2025-11-25T12:48:00Z"/>
              <w:rFonts w:ascii="Segoe UI" w:hAnsi="Segoe UI" w:cs="Segoe UI"/>
              <w:color w:val="F9FAFB"/>
            </w:rPr>
          </w:rPrChange>
        </w:rPr>
      </w:pPr>
      <w:ins w:id="618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619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Риск:</w:t>
        </w:r>
        <w:r w:rsidRPr="006941F9">
          <w:rPr>
            <w:rFonts w:ascii="Segoe UI" w:hAnsi="Segoe UI" w:cs="Segoe UI"/>
            <w:color w:val="000000" w:themeColor="text1"/>
            <w:rPrChange w:id="620" w:author="_" w:date="2025-11-25T12:49:00Z">
              <w:rPr>
                <w:rFonts w:ascii="Segoe UI" w:hAnsi="Segoe UI" w:cs="Segoe UI"/>
                <w:color w:val="F9FAFB"/>
              </w:rPr>
            </w:rPrChange>
          </w:rPr>
          <w:t> Падение выручки арендаторов → снижение арендных ставок и дохода.</w:t>
        </w:r>
      </w:ins>
    </w:p>
    <w:p w14:paraId="578CBA2F" w14:textId="77777777" w:rsidR="006941F9" w:rsidRPr="006941F9" w:rsidRDefault="006941F9" w:rsidP="006941F9">
      <w:pPr>
        <w:pStyle w:val="ds-markdown-paragraph"/>
        <w:numPr>
          <w:ilvl w:val="0"/>
          <w:numId w:val="59"/>
        </w:numPr>
        <w:spacing w:after="0" w:afterAutospacing="0" w:line="420" w:lineRule="atLeast"/>
        <w:rPr>
          <w:ins w:id="621" w:author="_" w:date="2025-11-25T12:48:00Z"/>
          <w:rFonts w:ascii="Segoe UI" w:hAnsi="Segoe UI" w:cs="Segoe UI"/>
          <w:color w:val="000000" w:themeColor="text1"/>
          <w:rPrChange w:id="622" w:author="_" w:date="2025-11-25T12:49:00Z">
            <w:rPr>
              <w:ins w:id="623" w:author="_" w:date="2025-11-25T12:48:00Z"/>
              <w:rFonts w:ascii="Segoe UI" w:hAnsi="Segoe UI" w:cs="Segoe UI"/>
              <w:color w:val="F9FAFB"/>
            </w:rPr>
          </w:rPrChange>
        </w:rPr>
      </w:pPr>
      <w:ins w:id="624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625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Мера:</w:t>
        </w:r>
        <w:r w:rsidRPr="006941F9">
          <w:rPr>
            <w:rFonts w:ascii="Segoe UI" w:hAnsi="Segoe UI" w:cs="Segoe UI"/>
            <w:color w:val="000000" w:themeColor="text1"/>
            <w:rPrChange w:id="626" w:author="_" w:date="2025-11-25T12:49:00Z">
              <w:rPr>
                <w:rFonts w:ascii="Segoe UI" w:hAnsi="Segoe UI" w:cs="Segoe UI"/>
                <w:color w:val="F9FAFB"/>
              </w:rPr>
            </w:rPrChange>
          </w:rPr>
          <w:t> Мониторинг ключевых арендаторов, уровня арендных ставок и загрузки ТЦ.</w:t>
        </w:r>
      </w:ins>
    </w:p>
    <w:p w14:paraId="4CCF9017" w14:textId="77777777" w:rsidR="006941F9" w:rsidRPr="006941F9" w:rsidRDefault="006941F9" w:rsidP="006941F9">
      <w:pPr>
        <w:pStyle w:val="ds-markdown-paragraph"/>
        <w:numPr>
          <w:ilvl w:val="0"/>
          <w:numId w:val="59"/>
        </w:numPr>
        <w:spacing w:after="0" w:afterAutospacing="0" w:line="420" w:lineRule="atLeast"/>
        <w:rPr>
          <w:ins w:id="627" w:author="_" w:date="2025-11-25T12:48:00Z"/>
          <w:rFonts w:ascii="Segoe UI" w:hAnsi="Segoe UI" w:cs="Segoe UI"/>
          <w:color w:val="000000" w:themeColor="text1"/>
          <w:rPrChange w:id="628" w:author="_" w:date="2025-11-25T12:49:00Z">
            <w:rPr>
              <w:ins w:id="629" w:author="_" w:date="2025-11-25T12:48:00Z"/>
              <w:rFonts w:ascii="Segoe UI" w:hAnsi="Segoe UI" w:cs="Segoe UI"/>
              <w:color w:val="F9FAFB"/>
            </w:rPr>
          </w:rPrChange>
        </w:rPr>
      </w:pPr>
      <w:ins w:id="630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631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Риск:</w:t>
        </w:r>
        <w:r w:rsidRPr="006941F9">
          <w:rPr>
            <w:rFonts w:ascii="Segoe UI" w:hAnsi="Segoe UI" w:cs="Segoe UI"/>
            <w:color w:val="000000" w:themeColor="text1"/>
            <w:rPrChange w:id="632" w:author="_" w:date="2025-11-25T12:49:00Z">
              <w:rPr>
                <w:rFonts w:ascii="Segoe UI" w:hAnsi="Segoe UI" w:cs="Segoe UI"/>
                <w:color w:val="F9FAFB"/>
              </w:rPr>
            </w:rPrChange>
          </w:rPr>
          <w:t> Рост операционных расходов (коммунальные тарифы, налоги).</w:t>
        </w:r>
      </w:ins>
    </w:p>
    <w:p w14:paraId="51D7953A" w14:textId="77777777" w:rsidR="006941F9" w:rsidRPr="006941F9" w:rsidRDefault="006941F9" w:rsidP="006941F9">
      <w:pPr>
        <w:pStyle w:val="ds-markdown-paragraph"/>
        <w:numPr>
          <w:ilvl w:val="0"/>
          <w:numId w:val="59"/>
        </w:numPr>
        <w:spacing w:after="0" w:afterAutospacing="0" w:line="420" w:lineRule="atLeast"/>
        <w:rPr>
          <w:ins w:id="633" w:author="_" w:date="2025-11-25T12:48:00Z"/>
          <w:rFonts w:ascii="Segoe UI" w:hAnsi="Segoe UI" w:cs="Segoe UI"/>
          <w:color w:val="000000" w:themeColor="text1"/>
          <w:rPrChange w:id="634" w:author="_" w:date="2025-11-25T12:49:00Z">
            <w:rPr>
              <w:ins w:id="635" w:author="_" w:date="2025-11-25T12:48:00Z"/>
              <w:rFonts w:ascii="Segoe UI" w:hAnsi="Segoe UI" w:cs="Segoe UI"/>
              <w:color w:val="F9FAFB"/>
            </w:rPr>
          </w:rPrChange>
        </w:rPr>
      </w:pPr>
      <w:ins w:id="636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637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Мера:</w:t>
        </w:r>
        <w:r w:rsidRPr="006941F9">
          <w:rPr>
            <w:rFonts w:ascii="Segoe UI" w:hAnsi="Segoe UI" w:cs="Segoe UI"/>
            <w:color w:val="000000" w:themeColor="text1"/>
            <w:rPrChange w:id="638" w:author="_" w:date="2025-11-25T12:49:00Z">
              <w:rPr>
                <w:rFonts w:ascii="Segoe UI" w:hAnsi="Segoe UI" w:cs="Segoe UI"/>
                <w:color w:val="F9FAFB"/>
              </w:rPr>
            </w:rPrChange>
          </w:rPr>
          <w:t> Анализ динамики расходов при каждой переоценке.</w:t>
        </w:r>
      </w:ins>
    </w:p>
    <w:p w14:paraId="5684A7DD" w14:textId="77777777" w:rsidR="006941F9" w:rsidRPr="006941F9" w:rsidRDefault="006941F9" w:rsidP="006941F9">
      <w:pPr>
        <w:pStyle w:val="ds-markdown-paragraph"/>
        <w:spacing w:before="240" w:beforeAutospacing="0" w:after="240" w:afterAutospacing="0" w:line="420" w:lineRule="atLeast"/>
        <w:rPr>
          <w:ins w:id="639" w:author="_" w:date="2025-11-25T12:48:00Z"/>
          <w:rFonts w:ascii="Segoe UI" w:hAnsi="Segoe UI" w:cs="Segoe UI"/>
          <w:color w:val="000000" w:themeColor="text1"/>
          <w:rPrChange w:id="640" w:author="_" w:date="2025-11-25T12:49:00Z">
            <w:rPr>
              <w:ins w:id="641" w:author="_" w:date="2025-11-25T12:48:00Z"/>
              <w:rFonts w:ascii="Segoe UI" w:hAnsi="Segoe UI" w:cs="Segoe UI"/>
              <w:color w:val="F9FAFB"/>
            </w:rPr>
          </w:rPrChange>
        </w:rPr>
      </w:pPr>
      <w:ins w:id="642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643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Физические Риски:</w:t>
        </w:r>
      </w:ins>
    </w:p>
    <w:p w14:paraId="3A28A24D" w14:textId="77777777" w:rsidR="006941F9" w:rsidRPr="006941F9" w:rsidRDefault="006941F9" w:rsidP="006941F9">
      <w:pPr>
        <w:pStyle w:val="ds-markdown-paragraph"/>
        <w:numPr>
          <w:ilvl w:val="0"/>
          <w:numId w:val="60"/>
        </w:numPr>
        <w:spacing w:after="0" w:afterAutospacing="0" w:line="420" w:lineRule="atLeast"/>
        <w:rPr>
          <w:ins w:id="644" w:author="_" w:date="2025-11-25T12:48:00Z"/>
          <w:rFonts w:ascii="Segoe UI" w:hAnsi="Segoe UI" w:cs="Segoe UI"/>
          <w:color w:val="000000" w:themeColor="text1"/>
          <w:rPrChange w:id="645" w:author="_" w:date="2025-11-25T12:49:00Z">
            <w:rPr>
              <w:ins w:id="646" w:author="_" w:date="2025-11-25T12:48:00Z"/>
              <w:rFonts w:ascii="Segoe UI" w:hAnsi="Segoe UI" w:cs="Segoe UI"/>
              <w:color w:val="F9FAFB"/>
            </w:rPr>
          </w:rPrChange>
        </w:rPr>
      </w:pPr>
      <w:ins w:id="647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648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Риск:</w:t>
        </w:r>
        <w:r w:rsidRPr="006941F9">
          <w:rPr>
            <w:rFonts w:ascii="Segoe UI" w:hAnsi="Segoe UI" w:cs="Segoe UI"/>
            <w:color w:val="000000" w:themeColor="text1"/>
            <w:rPrChange w:id="649" w:author="_" w:date="2025-11-25T12:49:00Z">
              <w:rPr>
                <w:rFonts w:ascii="Segoe UI" w:hAnsi="Segoe UI" w:cs="Segoe UI"/>
                <w:color w:val="F9FAFB"/>
              </w:rPr>
            </w:rPrChange>
          </w:rPr>
          <w:t> Утрата или повреждение объекта (пожар, авария).</w:t>
        </w:r>
      </w:ins>
    </w:p>
    <w:p w14:paraId="43E735B8" w14:textId="77777777" w:rsidR="006941F9" w:rsidRPr="006941F9" w:rsidRDefault="006941F9" w:rsidP="006941F9">
      <w:pPr>
        <w:pStyle w:val="ds-markdown-paragraph"/>
        <w:numPr>
          <w:ilvl w:val="0"/>
          <w:numId w:val="60"/>
        </w:numPr>
        <w:spacing w:after="0" w:afterAutospacing="0" w:line="420" w:lineRule="atLeast"/>
        <w:rPr>
          <w:ins w:id="650" w:author="_" w:date="2025-11-25T12:48:00Z"/>
          <w:rFonts w:ascii="Segoe UI" w:hAnsi="Segoe UI" w:cs="Segoe UI"/>
          <w:color w:val="000000" w:themeColor="text1"/>
          <w:rPrChange w:id="651" w:author="_" w:date="2025-11-25T12:49:00Z">
            <w:rPr>
              <w:ins w:id="652" w:author="_" w:date="2025-11-25T12:48:00Z"/>
              <w:rFonts w:ascii="Segoe UI" w:hAnsi="Segoe UI" w:cs="Segoe UI"/>
              <w:color w:val="F9FAFB"/>
            </w:rPr>
          </w:rPrChange>
        </w:rPr>
      </w:pPr>
      <w:ins w:id="653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654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Мера:</w:t>
        </w:r>
        <w:r w:rsidRPr="006941F9">
          <w:rPr>
            <w:rFonts w:ascii="Segoe UI" w:hAnsi="Segoe UI" w:cs="Segoe UI"/>
            <w:color w:val="000000" w:themeColor="text1"/>
            <w:rPrChange w:id="655" w:author="_" w:date="2025-11-25T12:49:00Z">
              <w:rPr>
                <w:rFonts w:ascii="Segoe UI" w:hAnsi="Segoe UI" w:cs="Segoe UI"/>
                <w:color w:val="F9FAFB"/>
              </w:rPr>
            </w:rPrChange>
          </w:rPr>
          <w:t> </w:t>
        </w:r>
        <w:r w:rsidRPr="006941F9">
          <w:rPr>
            <w:rStyle w:val="afa"/>
            <w:rFonts w:ascii="Segoe UI" w:hAnsi="Segoe UI" w:cs="Segoe UI"/>
            <w:color w:val="000000" w:themeColor="text1"/>
            <w:rPrChange w:id="656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Обязательное страхование</w:t>
        </w:r>
        <w:r w:rsidRPr="006941F9">
          <w:rPr>
            <w:rFonts w:ascii="Segoe UI" w:hAnsi="Segoe UI" w:cs="Segoe UI"/>
            <w:color w:val="000000" w:themeColor="text1"/>
            <w:rPrChange w:id="657" w:author="_" w:date="2025-11-25T12:49:00Z">
              <w:rPr>
                <w:rFonts w:ascii="Segoe UI" w:hAnsi="Segoe UI" w:cs="Segoe UI"/>
                <w:color w:val="F9FAFB"/>
              </w:rPr>
            </w:rPrChange>
          </w:rPr>
          <w:t> предмета залога от ущерба и утраты в пользу Банка.</w:t>
        </w:r>
      </w:ins>
    </w:p>
    <w:p w14:paraId="1804B434" w14:textId="77777777" w:rsidR="006941F9" w:rsidRPr="006941F9" w:rsidRDefault="006941F9" w:rsidP="006941F9">
      <w:pPr>
        <w:spacing w:before="480" w:after="480" w:line="420" w:lineRule="atLeast"/>
        <w:rPr>
          <w:ins w:id="658" w:author="_" w:date="2025-11-25T12:48:00Z"/>
          <w:rFonts w:ascii="Segoe UI" w:hAnsi="Segoe UI" w:cs="Segoe UI"/>
          <w:color w:val="000000" w:themeColor="text1"/>
          <w:rPrChange w:id="659" w:author="_" w:date="2025-11-25T12:49:00Z">
            <w:rPr>
              <w:ins w:id="660" w:author="_" w:date="2025-11-25T12:48:00Z"/>
              <w:rFonts w:ascii="Segoe UI" w:hAnsi="Segoe UI" w:cs="Segoe UI"/>
              <w:color w:val="F9FAFB"/>
            </w:rPr>
          </w:rPrChange>
        </w:rPr>
      </w:pPr>
      <w:ins w:id="661" w:author="_" w:date="2025-11-25T12:48:00Z">
        <w:r w:rsidRPr="006941F9">
          <w:rPr>
            <w:rFonts w:ascii="Segoe UI" w:hAnsi="Segoe UI" w:cs="Segoe UI"/>
            <w:color w:val="000000" w:themeColor="text1"/>
            <w:rPrChange w:id="662" w:author="_" w:date="2025-11-25T12:49:00Z">
              <w:rPr>
                <w:rFonts w:ascii="Segoe UI" w:hAnsi="Segoe UI" w:cs="Segoe UI"/>
                <w:color w:val="F9FAFB"/>
              </w:rPr>
            </w:rPrChange>
          </w:rPr>
          <w:pict w14:anchorId="3C3669F6">
            <v:rect id="_x0000_i1029" style="width:0;height:.75pt" o:hralign="center" o:hrstd="t" o:hr="t" fillcolor="#a0a0a0" stroked="f"/>
          </w:pict>
        </w:r>
      </w:ins>
    </w:p>
    <w:p w14:paraId="0781F900" w14:textId="77777777" w:rsidR="006941F9" w:rsidRPr="006941F9" w:rsidRDefault="006941F9" w:rsidP="006941F9">
      <w:pPr>
        <w:pStyle w:val="30"/>
        <w:spacing w:before="480" w:after="240" w:line="450" w:lineRule="atLeast"/>
        <w:rPr>
          <w:ins w:id="663" w:author="_" w:date="2025-11-25T12:48:00Z"/>
          <w:rFonts w:ascii="Segoe UI" w:hAnsi="Segoe UI" w:cs="Segoe UI"/>
          <w:color w:val="000000" w:themeColor="text1"/>
          <w:sz w:val="30"/>
          <w:szCs w:val="30"/>
          <w:rPrChange w:id="664" w:author="_" w:date="2025-11-25T12:49:00Z">
            <w:rPr>
              <w:ins w:id="665" w:author="_" w:date="2025-11-25T12:48:00Z"/>
              <w:rFonts w:ascii="Segoe UI" w:hAnsi="Segoe UI" w:cs="Segoe UI"/>
              <w:color w:val="F9FAFB"/>
              <w:sz w:val="30"/>
              <w:szCs w:val="30"/>
            </w:rPr>
          </w:rPrChange>
        </w:rPr>
      </w:pPr>
      <w:ins w:id="666" w:author="_" w:date="2025-11-25T12:48:00Z">
        <w:r w:rsidRPr="006941F9">
          <w:rPr>
            <w:rStyle w:val="afa"/>
            <w:rFonts w:ascii="Segoe UI" w:hAnsi="Segoe UI" w:cs="Segoe UI"/>
            <w:b w:val="0"/>
            <w:bCs w:val="0"/>
            <w:color w:val="000000" w:themeColor="text1"/>
            <w:sz w:val="30"/>
            <w:szCs w:val="30"/>
            <w:rPrChange w:id="667" w:author="_" w:date="2025-11-25T12:49:00Z">
              <w:rPr>
                <w:rStyle w:val="afa"/>
                <w:rFonts w:ascii="Segoe UI" w:hAnsi="Segoe UI" w:cs="Segoe UI"/>
                <w:b w:val="0"/>
                <w:bCs w:val="0"/>
                <w:color w:val="F9FAFB"/>
                <w:sz w:val="30"/>
                <w:szCs w:val="30"/>
              </w:rPr>
            </w:rPrChange>
          </w:rPr>
          <w:t>Итоговый вывод</w:t>
        </w:r>
      </w:ins>
    </w:p>
    <w:p w14:paraId="203A1AC4" w14:textId="77777777" w:rsidR="006941F9" w:rsidRPr="006941F9" w:rsidRDefault="006941F9" w:rsidP="006941F9">
      <w:pPr>
        <w:pStyle w:val="ds-markdown-paragraph"/>
        <w:spacing w:before="240" w:beforeAutospacing="0" w:line="420" w:lineRule="atLeast"/>
        <w:rPr>
          <w:ins w:id="668" w:author="_" w:date="2025-11-25T12:48:00Z"/>
          <w:rFonts w:ascii="Segoe UI" w:hAnsi="Segoe UI" w:cs="Segoe UI"/>
          <w:color w:val="000000" w:themeColor="text1"/>
          <w:rPrChange w:id="669" w:author="_" w:date="2025-11-25T12:49:00Z">
            <w:rPr>
              <w:ins w:id="670" w:author="_" w:date="2025-11-25T12:48:00Z"/>
              <w:rFonts w:ascii="Segoe UI" w:hAnsi="Segoe UI" w:cs="Segoe UI"/>
              <w:color w:val="F9FAFB"/>
            </w:rPr>
          </w:rPrChange>
        </w:rPr>
      </w:pPr>
      <w:ins w:id="671" w:author="_" w:date="2025-11-25T12:48:00Z">
        <w:r w:rsidRPr="006941F9">
          <w:rPr>
            <w:rFonts w:ascii="Segoe UI" w:hAnsi="Segoe UI" w:cs="Segoe UI"/>
            <w:color w:val="000000" w:themeColor="text1"/>
            <w:rPrChange w:id="672" w:author="_" w:date="2025-11-25T12:49:00Z">
              <w:rPr>
                <w:rFonts w:ascii="Segoe UI" w:hAnsi="Segoe UI" w:cs="Segoe UI"/>
                <w:color w:val="F9FAFB"/>
              </w:rPr>
            </w:rPrChange>
          </w:rPr>
          <w:t>Оценка ТЦ для целей залога — это комплексный процесс, основанный на детальном анализе его генерирующей доход способности. Ключевыми являются </w:t>
        </w:r>
        <w:r w:rsidRPr="006941F9">
          <w:rPr>
            <w:rStyle w:val="afa"/>
            <w:rFonts w:ascii="Segoe UI" w:hAnsi="Segoe UI" w:cs="Segoe UI"/>
            <w:color w:val="000000" w:themeColor="text1"/>
            <w:rPrChange w:id="673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доходный подход</w:t>
        </w:r>
        <w:r w:rsidRPr="006941F9">
          <w:rPr>
            <w:rFonts w:ascii="Segoe UI" w:hAnsi="Segoe UI" w:cs="Segoe UI"/>
            <w:color w:val="000000" w:themeColor="text1"/>
            <w:rPrChange w:id="674" w:author="_" w:date="2025-11-25T12:49:00Z">
              <w:rPr>
                <w:rFonts w:ascii="Segoe UI" w:hAnsi="Segoe UI" w:cs="Segoe UI"/>
                <w:color w:val="F9FAFB"/>
              </w:rPr>
            </w:rPrChange>
          </w:rPr>
          <w:t> и </w:t>
        </w:r>
        <w:r w:rsidRPr="006941F9">
          <w:rPr>
            <w:rStyle w:val="afa"/>
            <w:rFonts w:ascii="Segoe UI" w:hAnsi="Segoe UI" w:cs="Segoe UI"/>
            <w:color w:val="000000" w:themeColor="text1"/>
            <w:rPrChange w:id="675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 xml:space="preserve">глубокий </w:t>
        </w:r>
        <w:proofErr w:type="spellStart"/>
        <w:r w:rsidRPr="006941F9">
          <w:rPr>
            <w:rStyle w:val="afa"/>
            <w:rFonts w:ascii="Segoe UI" w:hAnsi="Segoe UI" w:cs="Segoe UI"/>
            <w:color w:val="000000" w:themeColor="text1"/>
            <w:rPrChange w:id="676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due</w:t>
        </w:r>
        <w:proofErr w:type="spellEnd"/>
        <w:r w:rsidRPr="006941F9">
          <w:rPr>
            <w:rStyle w:val="afa"/>
            <w:rFonts w:ascii="Segoe UI" w:hAnsi="Segoe UI" w:cs="Segoe UI"/>
            <w:color w:val="000000" w:themeColor="text1"/>
            <w:rPrChange w:id="677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 xml:space="preserve"> </w:t>
        </w:r>
        <w:proofErr w:type="spellStart"/>
        <w:r w:rsidRPr="006941F9">
          <w:rPr>
            <w:rStyle w:val="afa"/>
            <w:rFonts w:ascii="Segoe UI" w:hAnsi="Segoe UI" w:cs="Segoe UI"/>
            <w:color w:val="000000" w:themeColor="text1"/>
            <w:rPrChange w:id="678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diligence</w:t>
        </w:r>
        <w:proofErr w:type="spellEnd"/>
        <w:r w:rsidRPr="006941F9">
          <w:rPr>
            <w:rFonts w:ascii="Segoe UI" w:hAnsi="Segoe UI" w:cs="Segoe UI"/>
            <w:color w:val="000000" w:themeColor="text1"/>
            <w:rPrChange w:id="679" w:author="_" w:date="2025-11-25T12:49:00Z">
              <w:rPr>
                <w:rFonts w:ascii="Segoe UI" w:hAnsi="Segoe UI" w:cs="Segoe UI"/>
                <w:color w:val="F9FAFB"/>
              </w:rPr>
            </w:rPrChange>
          </w:rPr>
          <w:t>. Полученная рыночная стоимость должна быть скорректирована значительным </w:t>
        </w:r>
        <w:r w:rsidRPr="006941F9">
          <w:rPr>
            <w:rStyle w:val="afa"/>
            <w:rFonts w:ascii="Segoe UI" w:hAnsi="Segoe UI" w:cs="Segoe UI"/>
            <w:color w:val="000000" w:themeColor="text1"/>
            <w:rPrChange w:id="680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залоговым дисконтом (30%)</w:t>
        </w:r>
        <w:r w:rsidRPr="006941F9">
          <w:rPr>
            <w:rFonts w:ascii="Segoe UI" w:hAnsi="Segoe UI" w:cs="Segoe UI"/>
            <w:color w:val="000000" w:themeColor="text1"/>
            <w:rPrChange w:id="681" w:author="_" w:date="2025-11-25T12:49:00Z">
              <w:rPr>
                <w:rFonts w:ascii="Segoe UI" w:hAnsi="Segoe UI" w:cs="Segoe UI"/>
                <w:color w:val="F9FAFB"/>
              </w:rPr>
            </w:rPrChange>
          </w:rPr>
          <w:t> для формирования залоговой стоимости, защищающей интересы банка. Непрерывный </w:t>
        </w:r>
        <w:r w:rsidRPr="006941F9">
          <w:rPr>
            <w:rStyle w:val="afa"/>
            <w:rFonts w:ascii="Segoe UI" w:hAnsi="Segoe UI" w:cs="Segoe UI"/>
            <w:color w:val="000000" w:themeColor="text1"/>
            <w:rPrChange w:id="682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мониторинг рисков</w:t>
        </w:r>
        <w:r w:rsidRPr="006941F9">
          <w:rPr>
            <w:rFonts w:ascii="Segoe UI" w:hAnsi="Segoe UI" w:cs="Segoe UI"/>
            <w:color w:val="000000" w:themeColor="text1"/>
            <w:rPrChange w:id="683" w:author="_" w:date="2025-11-25T12:49:00Z">
              <w:rPr>
                <w:rFonts w:ascii="Segoe UI" w:hAnsi="Segoe UI" w:cs="Segoe UI"/>
                <w:color w:val="F9FAFB"/>
              </w:rPr>
            </w:rPrChange>
          </w:rPr>
          <w:t> и регулярная </w:t>
        </w:r>
        <w:r w:rsidRPr="006941F9">
          <w:rPr>
            <w:rStyle w:val="afa"/>
            <w:rFonts w:ascii="Segoe UI" w:hAnsi="Segoe UI" w:cs="Segoe UI"/>
            <w:color w:val="000000" w:themeColor="text1"/>
            <w:rPrChange w:id="684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переоценка</w:t>
        </w:r>
        <w:r w:rsidRPr="006941F9">
          <w:rPr>
            <w:rFonts w:ascii="Segoe UI" w:hAnsi="Segoe UI" w:cs="Segoe UI"/>
            <w:color w:val="000000" w:themeColor="text1"/>
            <w:rPrChange w:id="685" w:author="_" w:date="2025-11-25T12:49:00Z">
              <w:rPr>
                <w:rFonts w:ascii="Segoe UI" w:hAnsi="Segoe UI" w:cs="Segoe UI"/>
                <w:color w:val="F9FAFB"/>
              </w:rPr>
            </w:rPrChange>
          </w:rPr>
          <w:t> являются обязательными элементами управления таким сложным активом.</w:t>
        </w:r>
      </w:ins>
    </w:p>
    <w:p w14:paraId="702199A8" w14:textId="77777777" w:rsidR="006941F9" w:rsidRPr="006941F9" w:rsidRDefault="006941F9" w:rsidP="006941F9">
      <w:pPr>
        <w:spacing w:line="360" w:lineRule="atLeast"/>
        <w:rPr>
          <w:ins w:id="686" w:author="_" w:date="2025-11-25T12:48:00Z"/>
          <w:color w:val="000000" w:themeColor="text1"/>
          <w:rPrChange w:id="687" w:author="_" w:date="2025-11-25T12:49:00Z">
            <w:rPr>
              <w:ins w:id="688" w:author="_" w:date="2025-11-25T12:48:00Z"/>
              <w:color w:val="F9FAFB"/>
            </w:rPr>
          </w:rPrChange>
        </w:rPr>
      </w:pPr>
      <w:ins w:id="689" w:author="_" w:date="2025-11-25T12:48:00Z">
        <w:r w:rsidRPr="006941F9">
          <w:rPr>
            <w:color w:val="000000" w:themeColor="text1"/>
            <w:rPrChange w:id="690" w:author="_" w:date="2025-11-25T12:49:00Z">
              <w:rPr>
                <w:color w:val="F9FAFB"/>
              </w:rPr>
            </w:rPrChange>
          </w:rPr>
          <w:t xml:space="preserve">сделай максимально подробно и сделай акцент на расчетах и метод </w:t>
        </w:r>
        <w:proofErr w:type="spellStart"/>
        <w:r w:rsidRPr="006941F9">
          <w:rPr>
            <w:color w:val="000000" w:themeColor="text1"/>
            <w:rPrChange w:id="691" w:author="_" w:date="2025-11-25T12:49:00Z">
              <w:rPr>
                <w:color w:val="F9FAFB"/>
              </w:rPr>
            </w:rPrChange>
          </w:rPr>
          <w:t>ддп</w:t>
        </w:r>
        <w:proofErr w:type="spellEnd"/>
      </w:ins>
    </w:p>
    <w:p w14:paraId="5410B4AC" w14:textId="77777777" w:rsidR="006941F9" w:rsidRPr="006941F9" w:rsidRDefault="006941F9" w:rsidP="006941F9">
      <w:pPr>
        <w:pStyle w:val="ds-markdown-paragraph"/>
        <w:spacing w:after="180" w:afterAutospacing="0" w:line="360" w:lineRule="atLeast"/>
        <w:rPr>
          <w:ins w:id="692" w:author="_" w:date="2025-11-25T12:48:00Z"/>
          <w:rFonts w:ascii="Segoe UI" w:hAnsi="Segoe UI" w:cs="Segoe UI"/>
          <w:color w:val="000000" w:themeColor="text1"/>
          <w:sz w:val="21"/>
          <w:szCs w:val="21"/>
          <w:rPrChange w:id="693" w:author="_" w:date="2025-11-25T12:49:00Z">
            <w:rPr>
              <w:ins w:id="694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695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696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 xml:space="preserve">Мы подготовим подробную инструкцию, уделяя </w:t>
        </w:r>
        <w:proofErr w:type="spellStart"/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697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особоещение</w:t>
        </w:r>
        <w:proofErr w:type="spellEnd"/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698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 xml:space="preserve"> </w:t>
        </w:r>
        <w:proofErr w:type="spellStart"/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699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метододу</w:t>
        </w:r>
        <w:proofErr w:type="spellEnd"/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700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 xml:space="preserve"> ДДП (дисконтирования денежных потоков) и расчетам. Мы также систематизируем и актуализируем информацию из предоставленного документа, дополняя ее при необходимости.</w:t>
        </w:r>
      </w:ins>
    </w:p>
    <w:p w14:paraId="1FF00107" w14:textId="77777777" w:rsidR="006941F9" w:rsidRPr="006941F9" w:rsidRDefault="006941F9" w:rsidP="006941F9">
      <w:pPr>
        <w:pStyle w:val="30"/>
        <w:spacing w:before="180" w:after="180" w:line="360" w:lineRule="atLeast"/>
        <w:rPr>
          <w:ins w:id="701" w:author="_" w:date="2025-11-25T12:48:00Z"/>
          <w:rFonts w:ascii="Segoe UI" w:hAnsi="Segoe UI" w:cs="Segoe UI"/>
          <w:color w:val="000000" w:themeColor="text1"/>
          <w:sz w:val="21"/>
          <w:szCs w:val="21"/>
          <w:rPrChange w:id="702" w:author="_" w:date="2025-11-25T12:49:00Z">
            <w:rPr>
              <w:ins w:id="703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704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705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Подробная инструкция по оценке и анализу рисков при залоге торговых центров с акцентом на расчеты и метод ДДП</w:t>
        </w:r>
      </w:ins>
    </w:p>
    <w:p w14:paraId="55643B83" w14:textId="77777777" w:rsidR="006941F9" w:rsidRPr="006941F9" w:rsidRDefault="006941F9" w:rsidP="006941F9">
      <w:pPr>
        <w:pStyle w:val="40"/>
        <w:spacing w:before="180" w:after="180" w:line="360" w:lineRule="atLeast"/>
        <w:rPr>
          <w:ins w:id="706" w:author="_" w:date="2025-11-25T12:48:00Z"/>
          <w:rFonts w:ascii="Segoe UI" w:hAnsi="Segoe UI" w:cs="Segoe UI"/>
          <w:color w:val="000000" w:themeColor="text1"/>
          <w:sz w:val="21"/>
          <w:szCs w:val="21"/>
          <w:rPrChange w:id="707" w:author="_" w:date="2025-11-25T12:49:00Z">
            <w:rPr>
              <w:ins w:id="708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709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710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1. Подготовительный этап: сбор и анализ документации</w:t>
        </w:r>
      </w:ins>
    </w:p>
    <w:p w14:paraId="014C05DB" w14:textId="77777777" w:rsidR="006941F9" w:rsidRPr="006941F9" w:rsidRDefault="006941F9" w:rsidP="006941F9">
      <w:pPr>
        <w:pStyle w:val="ds-markdown-paragraph"/>
        <w:spacing w:before="180" w:beforeAutospacing="0" w:after="180" w:afterAutospacing="0" w:line="360" w:lineRule="atLeast"/>
        <w:rPr>
          <w:ins w:id="711" w:author="_" w:date="2025-11-25T12:48:00Z"/>
          <w:rFonts w:ascii="Segoe UI" w:hAnsi="Segoe UI" w:cs="Segoe UI"/>
          <w:color w:val="000000" w:themeColor="text1"/>
          <w:sz w:val="21"/>
          <w:szCs w:val="21"/>
          <w:rPrChange w:id="712" w:author="_" w:date="2025-11-25T12:49:00Z">
            <w:rPr>
              <w:ins w:id="713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714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sz w:val="21"/>
            <w:szCs w:val="21"/>
            <w:rPrChange w:id="715" w:author="_" w:date="2025-11-25T12:49:00Z">
              <w:rPr>
                <w:rStyle w:val="afa"/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1.1. Необходимые документы:</w:t>
        </w:r>
      </w:ins>
    </w:p>
    <w:p w14:paraId="5C89604C" w14:textId="77777777" w:rsidR="006941F9" w:rsidRPr="006941F9" w:rsidRDefault="006941F9" w:rsidP="006941F9">
      <w:pPr>
        <w:pStyle w:val="ds-markdown-paragraph"/>
        <w:numPr>
          <w:ilvl w:val="0"/>
          <w:numId w:val="61"/>
        </w:numPr>
        <w:spacing w:before="0" w:beforeAutospacing="0" w:after="0" w:afterAutospacing="0" w:line="360" w:lineRule="atLeast"/>
        <w:rPr>
          <w:ins w:id="716" w:author="_" w:date="2025-11-25T12:48:00Z"/>
          <w:rFonts w:ascii="Segoe UI" w:hAnsi="Segoe UI" w:cs="Segoe UI"/>
          <w:color w:val="000000" w:themeColor="text1"/>
          <w:sz w:val="21"/>
          <w:szCs w:val="21"/>
          <w:rPrChange w:id="717" w:author="_" w:date="2025-11-25T12:49:00Z">
            <w:rPr>
              <w:ins w:id="718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719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720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lastRenderedPageBreak/>
          <w:t>Правоустанавливающие документы (выписка из ЕГРН на здание и земельный участок, договор аренды земли).</w:t>
        </w:r>
      </w:ins>
    </w:p>
    <w:p w14:paraId="1D40373A" w14:textId="77777777" w:rsidR="006941F9" w:rsidRPr="006941F9" w:rsidRDefault="006941F9" w:rsidP="006941F9">
      <w:pPr>
        <w:pStyle w:val="ds-markdown-paragraph"/>
        <w:numPr>
          <w:ilvl w:val="0"/>
          <w:numId w:val="61"/>
        </w:numPr>
        <w:spacing w:before="0" w:beforeAutospacing="0" w:after="0" w:afterAutospacing="0" w:line="360" w:lineRule="atLeast"/>
        <w:rPr>
          <w:ins w:id="721" w:author="_" w:date="2025-11-25T12:48:00Z"/>
          <w:rFonts w:ascii="Segoe UI" w:hAnsi="Segoe UI" w:cs="Segoe UI"/>
          <w:color w:val="000000" w:themeColor="text1"/>
          <w:sz w:val="21"/>
          <w:szCs w:val="21"/>
          <w:rPrChange w:id="722" w:author="_" w:date="2025-11-25T12:49:00Z">
            <w:rPr>
              <w:ins w:id="723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724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725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Техническая документация (технический паспорт, поэтажные планы, экспликации).</w:t>
        </w:r>
      </w:ins>
    </w:p>
    <w:p w14:paraId="4393756D" w14:textId="77777777" w:rsidR="006941F9" w:rsidRPr="006941F9" w:rsidRDefault="006941F9" w:rsidP="006941F9">
      <w:pPr>
        <w:pStyle w:val="ds-markdown-paragraph"/>
        <w:numPr>
          <w:ilvl w:val="0"/>
          <w:numId w:val="61"/>
        </w:numPr>
        <w:spacing w:before="0" w:beforeAutospacing="0" w:after="30" w:afterAutospacing="0" w:line="360" w:lineRule="atLeast"/>
        <w:rPr>
          <w:ins w:id="726" w:author="_" w:date="2025-11-25T12:48:00Z"/>
          <w:rFonts w:ascii="Segoe UI" w:hAnsi="Segoe UI" w:cs="Segoe UI"/>
          <w:color w:val="000000" w:themeColor="text1"/>
          <w:sz w:val="21"/>
          <w:szCs w:val="21"/>
          <w:rPrChange w:id="727" w:author="_" w:date="2025-11-25T12:49:00Z">
            <w:rPr>
              <w:ins w:id="728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729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730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Финансовые документы:</w:t>
        </w:r>
      </w:ins>
    </w:p>
    <w:p w14:paraId="0B0CA9C6" w14:textId="77777777" w:rsidR="006941F9" w:rsidRPr="006941F9" w:rsidRDefault="006941F9" w:rsidP="006941F9">
      <w:pPr>
        <w:pStyle w:val="ds-markdown-paragraph"/>
        <w:numPr>
          <w:ilvl w:val="1"/>
          <w:numId w:val="61"/>
        </w:numPr>
        <w:spacing w:before="0" w:beforeAutospacing="0" w:after="0" w:afterAutospacing="0" w:line="360" w:lineRule="atLeast"/>
        <w:rPr>
          <w:ins w:id="731" w:author="_" w:date="2025-11-25T12:48:00Z"/>
          <w:rFonts w:ascii="Segoe UI" w:hAnsi="Segoe UI" w:cs="Segoe UI"/>
          <w:color w:val="000000" w:themeColor="text1"/>
          <w:sz w:val="21"/>
          <w:szCs w:val="21"/>
          <w:rPrChange w:id="732" w:author="_" w:date="2025-11-25T12:49:00Z">
            <w:rPr>
              <w:ins w:id="733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734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735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Реестр арендаторов с указанием площадей, ставок аренды, сроков договоров.</w:t>
        </w:r>
      </w:ins>
    </w:p>
    <w:p w14:paraId="7FD9B5DE" w14:textId="77777777" w:rsidR="006941F9" w:rsidRPr="006941F9" w:rsidRDefault="006941F9" w:rsidP="006941F9">
      <w:pPr>
        <w:pStyle w:val="ds-markdown-paragraph"/>
        <w:numPr>
          <w:ilvl w:val="1"/>
          <w:numId w:val="61"/>
        </w:numPr>
        <w:spacing w:before="0" w:beforeAutospacing="0" w:after="0" w:afterAutospacing="0" w:line="360" w:lineRule="atLeast"/>
        <w:rPr>
          <w:ins w:id="736" w:author="_" w:date="2025-11-25T12:48:00Z"/>
          <w:rFonts w:ascii="Segoe UI" w:hAnsi="Segoe UI" w:cs="Segoe UI"/>
          <w:color w:val="000000" w:themeColor="text1"/>
          <w:sz w:val="21"/>
          <w:szCs w:val="21"/>
          <w:rPrChange w:id="737" w:author="_" w:date="2025-11-25T12:49:00Z">
            <w:rPr>
              <w:ins w:id="738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739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740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Копии договоров аренды (для выборочной проверки).</w:t>
        </w:r>
      </w:ins>
    </w:p>
    <w:p w14:paraId="5E22F48A" w14:textId="77777777" w:rsidR="006941F9" w:rsidRPr="006941F9" w:rsidRDefault="006941F9" w:rsidP="006941F9">
      <w:pPr>
        <w:pStyle w:val="ds-markdown-paragraph"/>
        <w:numPr>
          <w:ilvl w:val="1"/>
          <w:numId w:val="61"/>
        </w:numPr>
        <w:spacing w:before="0" w:beforeAutospacing="0" w:after="0" w:afterAutospacing="0" w:line="360" w:lineRule="atLeast"/>
        <w:rPr>
          <w:ins w:id="741" w:author="_" w:date="2025-11-25T12:48:00Z"/>
          <w:rFonts w:ascii="Segoe UI" w:hAnsi="Segoe UI" w:cs="Segoe UI"/>
          <w:color w:val="000000" w:themeColor="text1"/>
          <w:sz w:val="21"/>
          <w:szCs w:val="21"/>
          <w:rPrChange w:id="742" w:author="_" w:date="2025-11-25T12:49:00Z">
            <w:rPr>
              <w:ins w:id="743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744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745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Данные о доходах (базовая аренда, дополнительные доходы: коммунальные расходы, маркетинг, парковка, проценты с оборота).</w:t>
        </w:r>
      </w:ins>
    </w:p>
    <w:p w14:paraId="7E0C4BBD" w14:textId="77777777" w:rsidR="006941F9" w:rsidRPr="006941F9" w:rsidRDefault="006941F9" w:rsidP="006941F9">
      <w:pPr>
        <w:pStyle w:val="ds-markdown-paragraph"/>
        <w:numPr>
          <w:ilvl w:val="1"/>
          <w:numId w:val="61"/>
        </w:numPr>
        <w:spacing w:before="0" w:beforeAutospacing="0" w:after="0" w:afterAutospacing="0" w:line="360" w:lineRule="atLeast"/>
        <w:rPr>
          <w:ins w:id="746" w:author="_" w:date="2025-11-25T12:48:00Z"/>
          <w:rFonts w:ascii="Segoe UI" w:hAnsi="Segoe UI" w:cs="Segoe UI"/>
          <w:color w:val="000000" w:themeColor="text1"/>
          <w:sz w:val="21"/>
          <w:szCs w:val="21"/>
          <w:rPrChange w:id="747" w:author="_" w:date="2025-11-25T12:49:00Z">
            <w:rPr>
              <w:ins w:id="748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749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750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Данные о расходах (операционные расходы, налог на имущество, аренда земли, коммунальные услуги, управление, ремонт).</w:t>
        </w:r>
      </w:ins>
    </w:p>
    <w:p w14:paraId="38C28A4C" w14:textId="77777777" w:rsidR="006941F9" w:rsidRPr="006941F9" w:rsidRDefault="006941F9" w:rsidP="006941F9">
      <w:pPr>
        <w:pStyle w:val="ds-markdown-paragraph"/>
        <w:numPr>
          <w:ilvl w:val="1"/>
          <w:numId w:val="61"/>
        </w:numPr>
        <w:spacing w:before="0" w:beforeAutospacing="0" w:after="0" w:afterAutospacing="0" w:line="360" w:lineRule="atLeast"/>
        <w:rPr>
          <w:ins w:id="751" w:author="_" w:date="2025-11-25T12:48:00Z"/>
          <w:rFonts w:ascii="Segoe UI" w:hAnsi="Segoe UI" w:cs="Segoe UI"/>
          <w:color w:val="000000" w:themeColor="text1"/>
          <w:sz w:val="21"/>
          <w:szCs w:val="21"/>
          <w:rPrChange w:id="752" w:author="_" w:date="2025-11-25T12:49:00Z">
            <w:rPr>
              <w:ins w:id="753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754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755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Бухгалтерские данные (счет 91) для сверки.</w:t>
        </w:r>
      </w:ins>
    </w:p>
    <w:p w14:paraId="1A404A2C" w14:textId="77777777" w:rsidR="006941F9" w:rsidRPr="006941F9" w:rsidRDefault="006941F9" w:rsidP="006941F9">
      <w:pPr>
        <w:pStyle w:val="ds-markdown-paragraph"/>
        <w:spacing w:before="180" w:beforeAutospacing="0" w:after="180" w:afterAutospacing="0" w:line="360" w:lineRule="atLeast"/>
        <w:rPr>
          <w:ins w:id="756" w:author="_" w:date="2025-11-25T12:48:00Z"/>
          <w:rFonts w:ascii="Segoe UI" w:hAnsi="Segoe UI" w:cs="Segoe UI"/>
          <w:color w:val="000000" w:themeColor="text1"/>
          <w:sz w:val="21"/>
          <w:szCs w:val="21"/>
          <w:rPrChange w:id="757" w:author="_" w:date="2025-11-25T12:49:00Z">
            <w:rPr>
              <w:ins w:id="758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759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sz w:val="21"/>
            <w:szCs w:val="21"/>
            <w:rPrChange w:id="760" w:author="_" w:date="2025-11-25T12:49:00Z">
              <w:rPr>
                <w:rStyle w:val="afa"/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1.2. Проверка и верификация данных:</w:t>
        </w:r>
      </w:ins>
    </w:p>
    <w:p w14:paraId="2F6A352E" w14:textId="77777777" w:rsidR="006941F9" w:rsidRPr="006941F9" w:rsidRDefault="006941F9" w:rsidP="006941F9">
      <w:pPr>
        <w:pStyle w:val="ds-markdown-paragraph"/>
        <w:numPr>
          <w:ilvl w:val="0"/>
          <w:numId w:val="62"/>
        </w:numPr>
        <w:spacing w:before="0" w:beforeAutospacing="0" w:after="0" w:afterAutospacing="0" w:line="360" w:lineRule="atLeast"/>
        <w:rPr>
          <w:ins w:id="761" w:author="_" w:date="2025-11-25T12:48:00Z"/>
          <w:rFonts w:ascii="Segoe UI" w:hAnsi="Segoe UI" w:cs="Segoe UI"/>
          <w:color w:val="000000" w:themeColor="text1"/>
          <w:sz w:val="21"/>
          <w:szCs w:val="21"/>
          <w:rPrChange w:id="762" w:author="_" w:date="2025-11-25T12:49:00Z">
            <w:rPr>
              <w:ins w:id="763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764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765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Сверка площадей: сравнение данных ЕГРН, технического паспорта и реестра арендаторов. Расхождения должны быть объяснены и урегулированы.</w:t>
        </w:r>
      </w:ins>
    </w:p>
    <w:p w14:paraId="1886EC39" w14:textId="77777777" w:rsidR="006941F9" w:rsidRPr="006941F9" w:rsidRDefault="006941F9" w:rsidP="006941F9">
      <w:pPr>
        <w:pStyle w:val="ds-markdown-paragraph"/>
        <w:numPr>
          <w:ilvl w:val="0"/>
          <w:numId w:val="62"/>
        </w:numPr>
        <w:spacing w:before="0" w:beforeAutospacing="0" w:after="0" w:afterAutospacing="0" w:line="360" w:lineRule="atLeast"/>
        <w:rPr>
          <w:ins w:id="766" w:author="_" w:date="2025-11-25T12:48:00Z"/>
          <w:rFonts w:ascii="Segoe UI" w:hAnsi="Segoe UI" w:cs="Segoe UI"/>
          <w:color w:val="000000" w:themeColor="text1"/>
          <w:sz w:val="21"/>
          <w:szCs w:val="21"/>
          <w:rPrChange w:id="767" w:author="_" w:date="2025-11-25T12:49:00Z">
            <w:rPr>
              <w:ins w:id="768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769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770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Верификация доходов: выборочная проверка договоров аренды и реестра, проверка всех источников дохода.</w:t>
        </w:r>
      </w:ins>
    </w:p>
    <w:p w14:paraId="0B20F744" w14:textId="77777777" w:rsidR="006941F9" w:rsidRPr="006941F9" w:rsidRDefault="006941F9" w:rsidP="006941F9">
      <w:pPr>
        <w:pStyle w:val="ds-markdown-paragraph"/>
        <w:numPr>
          <w:ilvl w:val="0"/>
          <w:numId w:val="62"/>
        </w:numPr>
        <w:spacing w:before="0" w:beforeAutospacing="0" w:after="0" w:afterAutospacing="0" w:line="360" w:lineRule="atLeast"/>
        <w:rPr>
          <w:ins w:id="771" w:author="_" w:date="2025-11-25T12:48:00Z"/>
          <w:rFonts w:ascii="Segoe UI" w:hAnsi="Segoe UI" w:cs="Segoe UI"/>
          <w:color w:val="000000" w:themeColor="text1"/>
          <w:sz w:val="21"/>
          <w:szCs w:val="21"/>
          <w:rPrChange w:id="772" w:author="_" w:date="2025-11-25T12:49:00Z">
            <w:rPr>
              <w:ins w:id="773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774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775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Анализ расходов: сравнение с рыночным уровнем (2 700 – 4 300 руб./кв. м в год без НДС). При занижении данных заемщика использовать среднерыночное значение (3 500 руб./кв. м).</w:t>
        </w:r>
      </w:ins>
    </w:p>
    <w:p w14:paraId="0ABA93CB" w14:textId="77777777" w:rsidR="006941F9" w:rsidRPr="006941F9" w:rsidRDefault="006941F9" w:rsidP="006941F9">
      <w:pPr>
        <w:pStyle w:val="40"/>
        <w:spacing w:before="180" w:after="180" w:line="360" w:lineRule="atLeast"/>
        <w:rPr>
          <w:ins w:id="776" w:author="_" w:date="2025-11-25T12:48:00Z"/>
          <w:rFonts w:ascii="Segoe UI" w:hAnsi="Segoe UI" w:cs="Segoe UI"/>
          <w:color w:val="000000" w:themeColor="text1"/>
          <w:sz w:val="21"/>
          <w:szCs w:val="21"/>
          <w:rPrChange w:id="777" w:author="_" w:date="2025-11-25T12:49:00Z">
            <w:rPr>
              <w:ins w:id="778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779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780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2. Идентификация объекта залога</w:t>
        </w:r>
      </w:ins>
    </w:p>
    <w:p w14:paraId="32C48D0B" w14:textId="77777777" w:rsidR="006941F9" w:rsidRPr="006941F9" w:rsidRDefault="006941F9" w:rsidP="006941F9">
      <w:pPr>
        <w:pStyle w:val="ds-markdown-paragraph"/>
        <w:spacing w:before="180" w:beforeAutospacing="0" w:after="180" w:afterAutospacing="0" w:line="360" w:lineRule="atLeast"/>
        <w:rPr>
          <w:ins w:id="781" w:author="_" w:date="2025-11-25T12:48:00Z"/>
          <w:rFonts w:ascii="Segoe UI" w:hAnsi="Segoe UI" w:cs="Segoe UI"/>
          <w:color w:val="000000" w:themeColor="text1"/>
          <w:sz w:val="21"/>
          <w:szCs w:val="21"/>
          <w:rPrChange w:id="782" w:author="_" w:date="2025-11-25T12:49:00Z">
            <w:rPr>
              <w:ins w:id="783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784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785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Определить:</w:t>
        </w:r>
      </w:ins>
    </w:p>
    <w:p w14:paraId="39639E9C" w14:textId="77777777" w:rsidR="006941F9" w:rsidRPr="006941F9" w:rsidRDefault="006941F9" w:rsidP="006941F9">
      <w:pPr>
        <w:pStyle w:val="ds-markdown-paragraph"/>
        <w:numPr>
          <w:ilvl w:val="0"/>
          <w:numId w:val="63"/>
        </w:numPr>
        <w:spacing w:before="0" w:beforeAutospacing="0" w:after="0" w:afterAutospacing="0" w:line="360" w:lineRule="atLeast"/>
        <w:rPr>
          <w:ins w:id="786" w:author="_" w:date="2025-11-25T12:48:00Z"/>
          <w:rFonts w:ascii="Segoe UI" w:hAnsi="Segoe UI" w:cs="Segoe UI"/>
          <w:color w:val="000000" w:themeColor="text1"/>
          <w:sz w:val="21"/>
          <w:szCs w:val="21"/>
          <w:rPrChange w:id="787" w:author="_" w:date="2025-11-25T12:49:00Z">
            <w:rPr>
              <w:ins w:id="788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789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790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Здание торгового центра.</w:t>
        </w:r>
      </w:ins>
    </w:p>
    <w:p w14:paraId="3DC8A8AE" w14:textId="77777777" w:rsidR="006941F9" w:rsidRPr="006941F9" w:rsidRDefault="006941F9" w:rsidP="006941F9">
      <w:pPr>
        <w:pStyle w:val="ds-markdown-paragraph"/>
        <w:numPr>
          <w:ilvl w:val="0"/>
          <w:numId w:val="63"/>
        </w:numPr>
        <w:spacing w:before="0" w:beforeAutospacing="0" w:after="0" w:afterAutospacing="0" w:line="360" w:lineRule="atLeast"/>
        <w:rPr>
          <w:ins w:id="791" w:author="_" w:date="2025-11-25T12:48:00Z"/>
          <w:rFonts w:ascii="Segoe UI" w:hAnsi="Segoe UI" w:cs="Segoe UI"/>
          <w:color w:val="000000" w:themeColor="text1"/>
          <w:sz w:val="21"/>
          <w:szCs w:val="21"/>
          <w:rPrChange w:id="792" w:author="_" w:date="2025-11-25T12:49:00Z">
            <w:rPr>
              <w:ins w:id="793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794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795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Право аренды земельного участка, функционально связанного с ТЦ.</w:t>
        </w:r>
      </w:ins>
    </w:p>
    <w:p w14:paraId="55FBE52A" w14:textId="77777777" w:rsidR="006941F9" w:rsidRPr="006941F9" w:rsidRDefault="006941F9" w:rsidP="006941F9">
      <w:pPr>
        <w:pStyle w:val="ds-markdown-paragraph"/>
        <w:spacing w:before="180" w:beforeAutospacing="0" w:after="180" w:afterAutospacing="0" w:line="360" w:lineRule="atLeast"/>
        <w:rPr>
          <w:ins w:id="796" w:author="_" w:date="2025-11-25T12:48:00Z"/>
          <w:rFonts w:ascii="Segoe UI" w:hAnsi="Segoe UI" w:cs="Segoe UI"/>
          <w:color w:val="000000" w:themeColor="text1"/>
          <w:sz w:val="21"/>
          <w:szCs w:val="21"/>
          <w:rPrChange w:id="797" w:author="_" w:date="2025-11-25T12:49:00Z">
            <w:rPr>
              <w:ins w:id="798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799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800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Составить таблицу параметров (аналогично Таблице 1 в документе) с указанием:</w:t>
        </w:r>
      </w:ins>
    </w:p>
    <w:p w14:paraId="3B9360D0" w14:textId="77777777" w:rsidR="006941F9" w:rsidRPr="006941F9" w:rsidRDefault="006941F9" w:rsidP="006941F9">
      <w:pPr>
        <w:pStyle w:val="ds-markdown-paragraph"/>
        <w:numPr>
          <w:ilvl w:val="0"/>
          <w:numId w:val="64"/>
        </w:numPr>
        <w:spacing w:before="0" w:beforeAutospacing="0" w:after="0" w:afterAutospacing="0" w:line="360" w:lineRule="atLeast"/>
        <w:rPr>
          <w:ins w:id="801" w:author="_" w:date="2025-11-25T12:48:00Z"/>
          <w:rFonts w:ascii="Segoe UI" w:hAnsi="Segoe UI" w:cs="Segoe UI"/>
          <w:color w:val="000000" w:themeColor="text1"/>
          <w:sz w:val="21"/>
          <w:szCs w:val="21"/>
          <w:rPrChange w:id="802" w:author="_" w:date="2025-11-25T12:49:00Z">
            <w:rPr>
              <w:ins w:id="803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804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805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 xml:space="preserve">адреса, года постройки, общей площади, </w:t>
        </w:r>
        <w:proofErr w:type="spellStart"/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806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арендопригодной</w:t>
        </w:r>
        <w:proofErr w:type="spellEnd"/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807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 xml:space="preserve"> площади, этажности, машиномест, параметров земельного участка.</w:t>
        </w:r>
      </w:ins>
    </w:p>
    <w:p w14:paraId="1FF5DC43" w14:textId="77777777" w:rsidR="006941F9" w:rsidRPr="006941F9" w:rsidRDefault="006941F9" w:rsidP="006941F9">
      <w:pPr>
        <w:pStyle w:val="40"/>
        <w:spacing w:before="180" w:after="180" w:line="360" w:lineRule="atLeast"/>
        <w:rPr>
          <w:ins w:id="808" w:author="_" w:date="2025-11-25T12:48:00Z"/>
          <w:rFonts w:ascii="Segoe UI" w:hAnsi="Segoe UI" w:cs="Segoe UI"/>
          <w:color w:val="000000" w:themeColor="text1"/>
          <w:sz w:val="21"/>
          <w:szCs w:val="21"/>
          <w:rPrChange w:id="809" w:author="_" w:date="2025-11-25T12:49:00Z">
            <w:rPr>
              <w:ins w:id="810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811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812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3. Оценка стоимости торгового центра</w:t>
        </w:r>
      </w:ins>
    </w:p>
    <w:p w14:paraId="360FC1DE" w14:textId="77777777" w:rsidR="006941F9" w:rsidRPr="006941F9" w:rsidRDefault="006941F9" w:rsidP="006941F9">
      <w:pPr>
        <w:pStyle w:val="ds-markdown-paragraph"/>
        <w:spacing w:before="180" w:beforeAutospacing="0" w:after="180" w:afterAutospacing="0" w:line="360" w:lineRule="atLeast"/>
        <w:rPr>
          <w:ins w:id="813" w:author="_" w:date="2025-11-25T12:48:00Z"/>
          <w:rFonts w:ascii="Segoe UI" w:hAnsi="Segoe UI" w:cs="Segoe UI"/>
          <w:color w:val="000000" w:themeColor="text1"/>
          <w:sz w:val="21"/>
          <w:szCs w:val="21"/>
          <w:rPrChange w:id="814" w:author="_" w:date="2025-11-25T12:49:00Z">
            <w:rPr>
              <w:ins w:id="815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816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sz w:val="21"/>
            <w:szCs w:val="21"/>
            <w:rPrChange w:id="817" w:author="_" w:date="2025-11-25T12:49:00Z">
              <w:rPr>
                <w:rStyle w:val="afa"/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3.1. Выбор подходов к оценке:</w:t>
        </w:r>
      </w:ins>
    </w:p>
    <w:p w14:paraId="158D3F16" w14:textId="77777777" w:rsidR="006941F9" w:rsidRPr="006941F9" w:rsidRDefault="006941F9" w:rsidP="006941F9">
      <w:pPr>
        <w:pStyle w:val="ds-markdown-paragraph"/>
        <w:numPr>
          <w:ilvl w:val="0"/>
          <w:numId w:val="65"/>
        </w:numPr>
        <w:spacing w:before="0" w:beforeAutospacing="0" w:after="0" w:afterAutospacing="0" w:line="360" w:lineRule="atLeast"/>
        <w:rPr>
          <w:ins w:id="818" w:author="_" w:date="2025-11-25T12:48:00Z"/>
          <w:rFonts w:ascii="Segoe UI" w:hAnsi="Segoe UI" w:cs="Segoe UI"/>
          <w:color w:val="000000" w:themeColor="text1"/>
          <w:sz w:val="21"/>
          <w:szCs w:val="21"/>
          <w:rPrChange w:id="819" w:author="_" w:date="2025-11-25T12:49:00Z">
            <w:rPr>
              <w:ins w:id="820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821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822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Основной: доходный подход.</w:t>
        </w:r>
      </w:ins>
    </w:p>
    <w:p w14:paraId="66B9F5DF" w14:textId="77777777" w:rsidR="006941F9" w:rsidRPr="006941F9" w:rsidRDefault="006941F9" w:rsidP="006941F9">
      <w:pPr>
        <w:pStyle w:val="ds-markdown-paragraph"/>
        <w:numPr>
          <w:ilvl w:val="0"/>
          <w:numId w:val="65"/>
        </w:numPr>
        <w:spacing w:before="0" w:beforeAutospacing="0" w:after="0" w:afterAutospacing="0" w:line="360" w:lineRule="atLeast"/>
        <w:rPr>
          <w:ins w:id="823" w:author="_" w:date="2025-11-25T12:48:00Z"/>
          <w:rFonts w:ascii="Segoe UI" w:hAnsi="Segoe UI" w:cs="Segoe UI"/>
          <w:color w:val="000000" w:themeColor="text1"/>
          <w:sz w:val="21"/>
          <w:szCs w:val="21"/>
          <w:rPrChange w:id="824" w:author="_" w:date="2025-11-25T12:49:00Z">
            <w:rPr>
              <w:ins w:id="825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826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827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Вспомогательные: сравнительный и затратный подходы (используются для проверки).</w:t>
        </w:r>
      </w:ins>
    </w:p>
    <w:p w14:paraId="071A65C6" w14:textId="77777777" w:rsidR="006941F9" w:rsidRPr="006941F9" w:rsidRDefault="006941F9" w:rsidP="006941F9">
      <w:pPr>
        <w:pStyle w:val="ds-markdown-paragraph"/>
        <w:spacing w:before="180" w:beforeAutospacing="0" w:after="180" w:afterAutospacing="0" w:line="360" w:lineRule="atLeast"/>
        <w:rPr>
          <w:ins w:id="828" w:author="_" w:date="2025-11-25T12:48:00Z"/>
          <w:rFonts w:ascii="Segoe UI" w:hAnsi="Segoe UI" w:cs="Segoe UI"/>
          <w:color w:val="000000" w:themeColor="text1"/>
          <w:sz w:val="21"/>
          <w:szCs w:val="21"/>
          <w:rPrChange w:id="829" w:author="_" w:date="2025-11-25T12:49:00Z">
            <w:rPr>
              <w:ins w:id="830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831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sz w:val="21"/>
            <w:szCs w:val="21"/>
            <w:rPrChange w:id="832" w:author="_" w:date="2025-11-25T12:49:00Z">
              <w:rPr>
                <w:rStyle w:val="afa"/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3.2. Доходный подход: метод дисконтирования денежных потоков (ДДП)</w:t>
        </w:r>
      </w:ins>
    </w:p>
    <w:p w14:paraId="1ABF16C7" w14:textId="77777777" w:rsidR="006941F9" w:rsidRPr="006941F9" w:rsidRDefault="006941F9" w:rsidP="006941F9">
      <w:pPr>
        <w:pStyle w:val="ds-markdown-paragraph"/>
        <w:spacing w:before="180" w:beforeAutospacing="0" w:after="180" w:afterAutospacing="0" w:line="360" w:lineRule="atLeast"/>
        <w:rPr>
          <w:ins w:id="833" w:author="_" w:date="2025-11-25T12:48:00Z"/>
          <w:rFonts w:ascii="Segoe UI" w:hAnsi="Segoe UI" w:cs="Segoe UI"/>
          <w:color w:val="000000" w:themeColor="text1"/>
          <w:sz w:val="21"/>
          <w:szCs w:val="21"/>
          <w:rPrChange w:id="834" w:author="_" w:date="2025-11-25T12:49:00Z">
            <w:rPr>
              <w:ins w:id="835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836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837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Метод ДДП применяется, когда денежные потоки нестабильны или прогнозируются изменения. Для ТЦ с загрузкой ниже 95% или при ожидаемых значительных изменениях в доходах/расходах предпочтительнее ДДП.</w:t>
        </w:r>
      </w:ins>
    </w:p>
    <w:p w14:paraId="2FD98C76" w14:textId="77777777" w:rsidR="006941F9" w:rsidRPr="006941F9" w:rsidRDefault="006941F9" w:rsidP="006941F9">
      <w:pPr>
        <w:pStyle w:val="ds-markdown-paragraph"/>
        <w:spacing w:before="180" w:beforeAutospacing="0" w:after="180" w:afterAutospacing="0" w:line="360" w:lineRule="atLeast"/>
        <w:rPr>
          <w:ins w:id="838" w:author="_" w:date="2025-11-25T12:48:00Z"/>
          <w:rFonts w:ascii="Segoe UI" w:hAnsi="Segoe UI" w:cs="Segoe UI"/>
          <w:color w:val="000000" w:themeColor="text1"/>
          <w:sz w:val="21"/>
          <w:szCs w:val="21"/>
          <w:rPrChange w:id="839" w:author="_" w:date="2025-11-25T12:49:00Z">
            <w:rPr>
              <w:ins w:id="840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841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sz w:val="21"/>
            <w:szCs w:val="21"/>
            <w:rPrChange w:id="842" w:author="_" w:date="2025-11-25T12:49:00Z">
              <w:rPr>
                <w:rStyle w:val="afa"/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lastRenderedPageBreak/>
          <w:t>Этапы метода ДДП:</w:t>
        </w:r>
      </w:ins>
    </w:p>
    <w:p w14:paraId="47EE5F3C" w14:textId="77777777" w:rsidR="006941F9" w:rsidRPr="006941F9" w:rsidRDefault="006941F9" w:rsidP="006941F9">
      <w:pPr>
        <w:pStyle w:val="ds-markdown-paragraph"/>
        <w:spacing w:before="180" w:beforeAutospacing="0" w:after="180" w:afterAutospacing="0" w:line="360" w:lineRule="atLeast"/>
        <w:rPr>
          <w:ins w:id="843" w:author="_" w:date="2025-11-25T12:48:00Z"/>
          <w:rFonts w:ascii="Segoe UI" w:hAnsi="Segoe UI" w:cs="Segoe UI"/>
          <w:color w:val="000000" w:themeColor="text1"/>
          <w:sz w:val="21"/>
          <w:szCs w:val="21"/>
          <w:rPrChange w:id="844" w:author="_" w:date="2025-11-25T12:49:00Z">
            <w:rPr>
              <w:ins w:id="845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846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sz w:val="21"/>
            <w:szCs w:val="21"/>
            <w:rPrChange w:id="847" w:author="_" w:date="2025-11-25T12:49:00Z">
              <w:rPr>
                <w:rStyle w:val="afa"/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1. Прогнозирование денежных потоков:</w:t>
        </w:r>
      </w:ins>
    </w:p>
    <w:p w14:paraId="1EC86EDE" w14:textId="77777777" w:rsidR="006941F9" w:rsidRPr="006941F9" w:rsidRDefault="006941F9" w:rsidP="006941F9">
      <w:pPr>
        <w:pStyle w:val="ds-markdown-paragraph"/>
        <w:numPr>
          <w:ilvl w:val="0"/>
          <w:numId w:val="66"/>
        </w:numPr>
        <w:spacing w:before="0" w:beforeAutospacing="0" w:after="0" w:afterAutospacing="0" w:line="360" w:lineRule="atLeast"/>
        <w:rPr>
          <w:ins w:id="848" w:author="_" w:date="2025-11-25T12:48:00Z"/>
          <w:rFonts w:ascii="Segoe UI" w:hAnsi="Segoe UI" w:cs="Segoe UI"/>
          <w:color w:val="000000" w:themeColor="text1"/>
          <w:sz w:val="21"/>
          <w:szCs w:val="21"/>
          <w:rPrChange w:id="849" w:author="_" w:date="2025-11-25T12:49:00Z">
            <w:rPr>
              <w:ins w:id="850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851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852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Период прогноза: обычно 5-10 лет.</w:t>
        </w:r>
      </w:ins>
    </w:p>
    <w:p w14:paraId="0A520DF9" w14:textId="77777777" w:rsidR="006941F9" w:rsidRPr="006941F9" w:rsidRDefault="006941F9" w:rsidP="006941F9">
      <w:pPr>
        <w:pStyle w:val="ds-markdown-paragraph"/>
        <w:numPr>
          <w:ilvl w:val="0"/>
          <w:numId w:val="66"/>
        </w:numPr>
        <w:spacing w:before="0" w:beforeAutospacing="0" w:after="0" w:afterAutospacing="0" w:line="360" w:lineRule="atLeast"/>
        <w:rPr>
          <w:ins w:id="853" w:author="_" w:date="2025-11-25T12:48:00Z"/>
          <w:rFonts w:ascii="Segoe UI" w:hAnsi="Segoe UI" w:cs="Segoe UI"/>
          <w:color w:val="000000" w:themeColor="text1"/>
          <w:sz w:val="21"/>
          <w:szCs w:val="21"/>
          <w:rPrChange w:id="854" w:author="_" w:date="2025-11-25T12:49:00Z">
            <w:rPr>
              <w:ins w:id="855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856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857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Определение чистого операционного дохода (ЧОД) для каждого года прогноза.</w:t>
        </w:r>
      </w:ins>
    </w:p>
    <w:p w14:paraId="08EEBC56" w14:textId="77777777" w:rsidR="006941F9" w:rsidRPr="006941F9" w:rsidRDefault="006941F9" w:rsidP="006941F9">
      <w:pPr>
        <w:pStyle w:val="ds-markdown-paragraph"/>
        <w:spacing w:before="180" w:beforeAutospacing="0" w:after="180" w:afterAutospacing="0" w:line="360" w:lineRule="atLeast"/>
        <w:rPr>
          <w:ins w:id="858" w:author="_" w:date="2025-11-25T12:48:00Z"/>
          <w:rFonts w:ascii="Segoe UI" w:hAnsi="Segoe UI" w:cs="Segoe UI"/>
          <w:color w:val="000000" w:themeColor="text1"/>
          <w:sz w:val="21"/>
          <w:szCs w:val="21"/>
          <w:rPrChange w:id="859" w:author="_" w:date="2025-11-25T12:49:00Z">
            <w:rPr>
              <w:ins w:id="860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861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862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Формула ЧОД:</w:t>
        </w:r>
      </w:ins>
    </w:p>
    <w:p w14:paraId="49BBEF88" w14:textId="77777777" w:rsidR="006941F9" w:rsidRPr="006941F9" w:rsidRDefault="006941F9" w:rsidP="006941F9">
      <w:pPr>
        <w:spacing w:line="360" w:lineRule="atLeast"/>
        <w:rPr>
          <w:ins w:id="863" w:author="_" w:date="2025-11-25T12:48:00Z"/>
          <w:rFonts w:ascii="Segoe UI" w:hAnsi="Segoe UI" w:cs="Segoe UI"/>
          <w:color w:val="000000" w:themeColor="text1"/>
          <w:sz w:val="21"/>
          <w:szCs w:val="21"/>
          <w:rPrChange w:id="864" w:author="_" w:date="2025-11-25T12:49:00Z">
            <w:rPr>
              <w:ins w:id="865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866" w:author="_" w:date="2025-11-25T12:48:00Z">
        <w:r w:rsidRPr="006941F9">
          <w:rPr>
            <w:rStyle w:val="katex-mathml"/>
            <w:color w:val="000000" w:themeColor="text1"/>
            <w:sz w:val="25"/>
            <w:szCs w:val="25"/>
            <w:bdr w:val="none" w:sz="0" w:space="0" w:color="auto" w:frame="1"/>
            <w:rPrChange w:id="867" w:author="_" w:date="2025-11-25T12:49:00Z">
              <w:rPr>
                <w:rStyle w:val="katex-mathml"/>
                <w:color w:val="CFD3D6"/>
                <w:sz w:val="25"/>
                <w:szCs w:val="25"/>
                <w:bdr w:val="none" w:sz="0" w:space="0" w:color="auto" w:frame="1"/>
              </w:rPr>
            </w:rPrChange>
          </w:rPr>
          <w:t>ЧОД=Доходы−Операционные расходы−Резерв на замещение</w:t>
        </w:r>
        <w:r w:rsidRPr="006941F9">
          <w:rPr>
            <w:rStyle w:val="mord"/>
            <w:color w:val="000000" w:themeColor="text1"/>
            <w:sz w:val="25"/>
            <w:szCs w:val="25"/>
            <w:rPrChange w:id="868" w:author="_" w:date="2025-11-25T12:49:00Z">
              <w:rPr>
                <w:rStyle w:val="mord"/>
                <w:color w:val="CFD3D6"/>
                <w:sz w:val="25"/>
                <w:szCs w:val="25"/>
              </w:rPr>
            </w:rPrChange>
          </w:rPr>
          <w:t>ЧОД</w:t>
        </w:r>
        <w:r w:rsidRPr="006941F9">
          <w:rPr>
            <w:rStyle w:val="mrel"/>
            <w:color w:val="000000" w:themeColor="text1"/>
            <w:sz w:val="25"/>
            <w:szCs w:val="25"/>
            <w:rPrChange w:id="869" w:author="_" w:date="2025-11-25T12:49:00Z">
              <w:rPr>
                <w:rStyle w:val="mrel"/>
                <w:color w:val="CFD3D6"/>
                <w:sz w:val="25"/>
                <w:szCs w:val="25"/>
              </w:rPr>
            </w:rPrChange>
          </w:rPr>
          <w:t>=</w:t>
        </w:r>
        <w:r w:rsidRPr="006941F9">
          <w:rPr>
            <w:rStyle w:val="mord"/>
            <w:color w:val="000000" w:themeColor="text1"/>
            <w:sz w:val="25"/>
            <w:szCs w:val="25"/>
            <w:rPrChange w:id="870" w:author="_" w:date="2025-11-25T12:49:00Z">
              <w:rPr>
                <w:rStyle w:val="mord"/>
                <w:color w:val="CFD3D6"/>
                <w:sz w:val="25"/>
                <w:szCs w:val="25"/>
              </w:rPr>
            </w:rPrChange>
          </w:rPr>
          <w:t>Доходы</w:t>
        </w:r>
        <w:r w:rsidRPr="006941F9">
          <w:rPr>
            <w:rStyle w:val="mbin"/>
            <w:color w:val="000000" w:themeColor="text1"/>
            <w:sz w:val="25"/>
            <w:szCs w:val="25"/>
            <w:rPrChange w:id="871" w:author="_" w:date="2025-11-25T12:49:00Z">
              <w:rPr>
                <w:rStyle w:val="mbin"/>
                <w:color w:val="CFD3D6"/>
                <w:sz w:val="25"/>
                <w:szCs w:val="25"/>
              </w:rPr>
            </w:rPrChange>
          </w:rPr>
          <w:t>−</w:t>
        </w:r>
        <w:r w:rsidRPr="006941F9">
          <w:rPr>
            <w:rStyle w:val="mord"/>
            <w:color w:val="000000" w:themeColor="text1"/>
            <w:sz w:val="25"/>
            <w:szCs w:val="25"/>
            <w:rPrChange w:id="872" w:author="_" w:date="2025-11-25T12:49:00Z">
              <w:rPr>
                <w:rStyle w:val="mord"/>
                <w:color w:val="CFD3D6"/>
                <w:sz w:val="25"/>
                <w:szCs w:val="25"/>
              </w:rPr>
            </w:rPrChange>
          </w:rPr>
          <w:t>Операционные расходы</w:t>
        </w:r>
        <w:r w:rsidRPr="006941F9">
          <w:rPr>
            <w:rStyle w:val="mbin"/>
            <w:color w:val="000000" w:themeColor="text1"/>
            <w:sz w:val="25"/>
            <w:szCs w:val="25"/>
            <w:rPrChange w:id="873" w:author="_" w:date="2025-11-25T12:49:00Z">
              <w:rPr>
                <w:rStyle w:val="mbin"/>
                <w:color w:val="CFD3D6"/>
                <w:sz w:val="25"/>
                <w:szCs w:val="25"/>
              </w:rPr>
            </w:rPrChange>
          </w:rPr>
          <w:t>−</w:t>
        </w:r>
        <w:r w:rsidRPr="006941F9">
          <w:rPr>
            <w:rStyle w:val="mord"/>
            <w:color w:val="000000" w:themeColor="text1"/>
            <w:sz w:val="25"/>
            <w:szCs w:val="25"/>
            <w:rPrChange w:id="874" w:author="_" w:date="2025-11-25T12:49:00Z">
              <w:rPr>
                <w:rStyle w:val="mord"/>
                <w:color w:val="CFD3D6"/>
                <w:sz w:val="25"/>
                <w:szCs w:val="25"/>
              </w:rPr>
            </w:rPrChange>
          </w:rPr>
          <w:t>Резерв на замещение</w:t>
        </w:r>
      </w:ins>
    </w:p>
    <w:p w14:paraId="49E10867" w14:textId="77777777" w:rsidR="006941F9" w:rsidRPr="006941F9" w:rsidRDefault="006941F9" w:rsidP="006941F9">
      <w:pPr>
        <w:pStyle w:val="ds-markdown-paragraph"/>
        <w:spacing w:before="180" w:beforeAutospacing="0" w:after="180" w:afterAutospacing="0" w:line="360" w:lineRule="atLeast"/>
        <w:rPr>
          <w:ins w:id="875" w:author="_" w:date="2025-11-25T12:48:00Z"/>
          <w:rFonts w:ascii="Segoe UI" w:hAnsi="Segoe UI" w:cs="Segoe UI"/>
          <w:color w:val="000000" w:themeColor="text1"/>
          <w:sz w:val="21"/>
          <w:szCs w:val="21"/>
          <w:rPrChange w:id="876" w:author="_" w:date="2025-11-25T12:49:00Z">
            <w:rPr>
              <w:ins w:id="877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878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879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Доходы включают:</w:t>
        </w:r>
      </w:ins>
    </w:p>
    <w:p w14:paraId="590C22A5" w14:textId="77777777" w:rsidR="006941F9" w:rsidRPr="006941F9" w:rsidRDefault="006941F9" w:rsidP="006941F9">
      <w:pPr>
        <w:pStyle w:val="ds-markdown-paragraph"/>
        <w:numPr>
          <w:ilvl w:val="0"/>
          <w:numId w:val="67"/>
        </w:numPr>
        <w:spacing w:before="0" w:beforeAutospacing="0" w:after="0" w:afterAutospacing="0" w:line="360" w:lineRule="atLeast"/>
        <w:rPr>
          <w:ins w:id="880" w:author="_" w:date="2025-11-25T12:48:00Z"/>
          <w:rFonts w:ascii="Segoe UI" w:hAnsi="Segoe UI" w:cs="Segoe UI"/>
          <w:color w:val="000000" w:themeColor="text1"/>
          <w:sz w:val="21"/>
          <w:szCs w:val="21"/>
          <w:rPrChange w:id="881" w:author="_" w:date="2025-11-25T12:49:00Z">
            <w:rPr>
              <w:ins w:id="882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883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884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Арендная плата (базовая + дополнительные доходы).</w:t>
        </w:r>
      </w:ins>
    </w:p>
    <w:p w14:paraId="4199FBDE" w14:textId="77777777" w:rsidR="006941F9" w:rsidRPr="006941F9" w:rsidRDefault="006941F9" w:rsidP="006941F9">
      <w:pPr>
        <w:pStyle w:val="ds-markdown-paragraph"/>
        <w:numPr>
          <w:ilvl w:val="0"/>
          <w:numId w:val="67"/>
        </w:numPr>
        <w:spacing w:before="0" w:beforeAutospacing="0" w:after="0" w:afterAutospacing="0" w:line="360" w:lineRule="atLeast"/>
        <w:rPr>
          <w:ins w:id="885" w:author="_" w:date="2025-11-25T12:48:00Z"/>
          <w:rFonts w:ascii="Segoe UI" w:hAnsi="Segoe UI" w:cs="Segoe UI"/>
          <w:color w:val="000000" w:themeColor="text1"/>
          <w:sz w:val="21"/>
          <w:szCs w:val="21"/>
          <w:rPrChange w:id="886" w:author="_" w:date="2025-11-25T12:49:00Z">
            <w:rPr>
              <w:ins w:id="887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888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889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Учет роста арендных ставок: обычно 2-5% в год (в зависимости от рынка и договоров).</w:t>
        </w:r>
      </w:ins>
    </w:p>
    <w:p w14:paraId="4B604B04" w14:textId="77777777" w:rsidR="006941F9" w:rsidRPr="006941F9" w:rsidRDefault="006941F9" w:rsidP="006941F9">
      <w:pPr>
        <w:pStyle w:val="ds-markdown-paragraph"/>
        <w:spacing w:before="180" w:beforeAutospacing="0" w:after="180" w:afterAutospacing="0" w:line="360" w:lineRule="atLeast"/>
        <w:rPr>
          <w:ins w:id="890" w:author="_" w:date="2025-11-25T12:48:00Z"/>
          <w:rFonts w:ascii="Segoe UI" w:hAnsi="Segoe UI" w:cs="Segoe UI"/>
          <w:color w:val="000000" w:themeColor="text1"/>
          <w:sz w:val="21"/>
          <w:szCs w:val="21"/>
          <w:rPrChange w:id="891" w:author="_" w:date="2025-11-25T12:49:00Z">
            <w:rPr>
              <w:ins w:id="892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893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894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Расходы включают:</w:t>
        </w:r>
      </w:ins>
    </w:p>
    <w:p w14:paraId="482AAA59" w14:textId="77777777" w:rsidR="006941F9" w:rsidRPr="006941F9" w:rsidRDefault="006941F9" w:rsidP="006941F9">
      <w:pPr>
        <w:pStyle w:val="ds-markdown-paragraph"/>
        <w:numPr>
          <w:ilvl w:val="0"/>
          <w:numId w:val="68"/>
        </w:numPr>
        <w:spacing w:before="0" w:beforeAutospacing="0" w:after="0" w:afterAutospacing="0" w:line="360" w:lineRule="atLeast"/>
        <w:rPr>
          <w:ins w:id="895" w:author="_" w:date="2025-11-25T12:48:00Z"/>
          <w:rFonts w:ascii="Segoe UI" w:hAnsi="Segoe UI" w:cs="Segoe UI"/>
          <w:color w:val="000000" w:themeColor="text1"/>
          <w:sz w:val="21"/>
          <w:szCs w:val="21"/>
          <w:rPrChange w:id="896" w:author="_" w:date="2025-11-25T12:49:00Z">
            <w:rPr>
              <w:ins w:id="897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898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899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 xml:space="preserve">Операционные расходы (коммунальные, управление, налоги, </w:t>
        </w:r>
        <w:proofErr w:type="spellStart"/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900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etc</w:t>
        </w:r>
        <w:proofErr w:type="spellEnd"/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901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.) — использовать рыночные значения, если данные заемщика занижены.</w:t>
        </w:r>
      </w:ins>
    </w:p>
    <w:p w14:paraId="27D606A1" w14:textId="77777777" w:rsidR="006941F9" w:rsidRPr="006941F9" w:rsidRDefault="006941F9" w:rsidP="006941F9">
      <w:pPr>
        <w:pStyle w:val="ds-markdown-paragraph"/>
        <w:numPr>
          <w:ilvl w:val="0"/>
          <w:numId w:val="68"/>
        </w:numPr>
        <w:spacing w:before="0" w:beforeAutospacing="0" w:after="0" w:afterAutospacing="0" w:line="360" w:lineRule="atLeast"/>
        <w:rPr>
          <w:ins w:id="902" w:author="_" w:date="2025-11-25T12:48:00Z"/>
          <w:rFonts w:ascii="Segoe UI" w:hAnsi="Segoe UI" w:cs="Segoe UI"/>
          <w:color w:val="000000" w:themeColor="text1"/>
          <w:sz w:val="21"/>
          <w:szCs w:val="21"/>
          <w:rPrChange w:id="903" w:author="_" w:date="2025-11-25T12:49:00Z">
            <w:rPr>
              <w:ins w:id="904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905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906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Резерв на замещение: 3-5% от валового дохода (для новых ТЦ 3%, для старых 5%).</w:t>
        </w:r>
      </w:ins>
    </w:p>
    <w:p w14:paraId="58C91059" w14:textId="77777777" w:rsidR="006941F9" w:rsidRPr="006941F9" w:rsidRDefault="006941F9" w:rsidP="006941F9">
      <w:pPr>
        <w:pStyle w:val="ds-markdown-paragraph"/>
        <w:spacing w:before="180" w:beforeAutospacing="0" w:after="180" w:afterAutospacing="0" w:line="360" w:lineRule="atLeast"/>
        <w:rPr>
          <w:ins w:id="907" w:author="_" w:date="2025-11-25T12:48:00Z"/>
          <w:rFonts w:ascii="Segoe UI" w:hAnsi="Segoe UI" w:cs="Segoe UI"/>
          <w:color w:val="000000" w:themeColor="text1"/>
          <w:sz w:val="21"/>
          <w:szCs w:val="21"/>
          <w:rPrChange w:id="908" w:author="_" w:date="2025-11-25T12:49:00Z">
            <w:rPr>
              <w:ins w:id="909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910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sz w:val="21"/>
            <w:szCs w:val="21"/>
            <w:rPrChange w:id="911" w:author="_" w:date="2025-11-25T12:49:00Z">
              <w:rPr>
                <w:rStyle w:val="afa"/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2. Расчет денежного потока для каждого года прогноза:</w:t>
        </w:r>
      </w:ins>
    </w:p>
    <w:p w14:paraId="34851993" w14:textId="77777777" w:rsidR="006941F9" w:rsidRPr="006941F9" w:rsidRDefault="006941F9" w:rsidP="006941F9">
      <w:pPr>
        <w:pStyle w:val="ds-markdown-paragraph"/>
        <w:numPr>
          <w:ilvl w:val="0"/>
          <w:numId w:val="69"/>
        </w:numPr>
        <w:spacing w:before="0" w:beforeAutospacing="0" w:after="0" w:afterAutospacing="0" w:line="360" w:lineRule="atLeast"/>
        <w:rPr>
          <w:ins w:id="912" w:author="_" w:date="2025-11-25T12:48:00Z"/>
          <w:rFonts w:ascii="Segoe UI" w:hAnsi="Segoe UI" w:cs="Segoe UI"/>
          <w:color w:val="000000" w:themeColor="text1"/>
          <w:sz w:val="21"/>
          <w:szCs w:val="21"/>
          <w:rPrChange w:id="913" w:author="_" w:date="2025-11-25T12:49:00Z">
            <w:rPr>
              <w:ins w:id="914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915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916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Денежный поток (CF) = ЧОД - капитальные вложения (если планируются) - изменение оборотного капитала (обычно для ТЦ не значимо).</w:t>
        </w:r>
      </w:ins>
    </w:p>
    <w:p w14:paraId="7132DDD0" w14:textId="77777777" w:rsidR="006941F9" w:rsidRPr="006941F9" w:rsidRDefault="006941F9" w:rsidP="006941F9">
      <w:pPr>
        <w:pStyle w:val="ds-markdown-paragraph"/>
        <w:spacing w:before="180" w:beforeAutospacing="0" w:after="180" w:afterAutospacing="0" w:line="360" w:lineRule="atLeast"/>
        <w:rPr>
          <w:ins w:id="917" w:author="_" w:date="2025-11-25T12:48:00Z"/>
          <w:rFonts w:ascii="Segoe UI" w:hAnsi="Segoe UI" w:cs="Segoe UI"/>
          <w:color w:val="000000" w:themeColor="text1"/>
          <w:sz w:val="21"/>
          <w:szCs w:val="21"/>
          <w:rPrChange w:id="918" w:author="_" w:date="2025-11-25T12:49:00Z">
            <w:rPr>
              <w:ins w:id="919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920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sz w:val="21"/>
            <w:szCs w:val="21"/>
            <w:rPrChange w:id="921" w:author="_" w:date="2025-11-25T12:49:00Z">
              <w:rPr>
                <w:rStyle w:val="afa"/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3. Определение ставки дисконтирования:</w:t>
        </w:r>
      </w:ins>
    </w:p>
    <w:p w14:paraId="4774645B" w14:textId="77777777" w:rsidR="006941F9" w:rsidRPr="006941F9" w:rsidRDefault="006941F9" w:rsidP="006941F9">
      <w:pPr>
        <w:pStyle w:val="ds-markdown-paragraph"/>
        <w:numPr>
          <w:ilvl w:val="0"/>
          <w:numId w:val="70"/>
        </w:numPr>
        <w:spacing w:before="0" w:beforeAutospacing="0" w:after="0" w:afterAutospacing="0" w:line="360" w:lineRule="atLeast"/>
        <w:rPr>
          <w:ins w:id="922" w:author="_" w:date="2025-11-25T12:48:00Z"/>
          <w:rFonts w:ascii="Segoe UI" w:hAnsi="Segoe UI" w:cs="Segoe UI"/>
          <w:color w:val="000000" w:themeColor="text1"/>
          <w:sz w:val="21"/>
          <w:szCs w:val="21"/>
          <w:rPrChange w:id="923" w:author="_" w:date="2025-11-25T12:49:00Z">
            <w:rPr>
              <w:ins w:id="924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925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926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Ставка дисконтирования (r) отражает риск инвестиций в ТЦ.</w:t>
        </w:r>
      </w:ins>
    </w:p>
    <w:p w14:paraId="573AD132" w14:textId="77777777" w:rsidR="006941F9" w:rsidRPr="006941F9" w:rsidRDefault="006941F9" w:rsidP="006941F9">
      <w:pPr>
        <w:pStyle w:val="ds-markdown-paragraph"/>
        <w:numPr>
          <w:ilvl w:val="0"/>
          <w:numId w:val="70"/>
        </w:numPr>
        <w:spacing w:before="0" w:beforeAutospacing="0" w:after="0" w:afterAutospacing="0" w:line="360" w:lineRule="atLeast"/>
        <w:rPr>
          <w:ins w:id="927" w:author="_" w:date="2025-11-25T12:48:00Z"/>
          <w:rFonts w:ascii="Segoe UI" w:hAnsi="Segoe UI" w:cs="Segoe UI"/>
          <w:color w:val="000000" w:themeColor="text1"/>
          <w:sz w:val="21"/>
          <w:szCs w:val="21"/>
          <w:rPrChange w:id="928" w:author="_" w:date="2025-11-25T12:49:00Z">
            <w:rPr>
              <w:ins w:id="929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930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931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Рекомендуется определять методом кумулятивного построения или на основе WACC.</w:t>
        </w:r>
      </w:ins>
    </w:p>
    <w:p w14:paraId="067858B7" w14:textId="77777777" w:rsidR="006941F9" w:rsidRPr="006941F9" w:rsidRDefault="006941F9" w:rsidP="006941F9">
      <w:pPr>
        <w:pStyle w:val="ds-markdown-paragraph"/>
        <w:numPr>
          <w:ilvl w:val="0"/>
          <w:numId w:val="70"/>
        </w:numPr>
        <w:spacing w:before="0" w:beforeAutospacing="0" w:after="0" w:afterAutospacing="0" w:line="360" w:lineRule="atLeast"/>
        <w:rPr>
          <w:ins w:id="932" w:author="_" w:date="2025-11-25T12:48:00Z"/>
          <w:rFonts w:ascii="Segoe UI" w:hAnsi="Segoe UI" w:cs="Segoe UI"/>
          <w:color w:val="000000" w:themeColor="text1"/>
          <w:sz w:val="21"/>
          <w:szCs w:val="21"/>
          <w:rPrChange w:id="933" w:author="_" w:date="2025-11-25T12:49:00Z">
            <w:rPr>
              <w:ins w:id="934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935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936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Соотношение со ставкой капитализации: если известна ставка капитализации (R) и ожидаемый рост (g), то ставка дисконтирования </w:t>
        </w:r>
        <w:r w:rsidRPr="006941F9">
          <w:rPr>
            <w:rStyle w:val="katex-mathml"/>
            <w:color w:val="000000" w:themeColor="text1"/>
            <w:sz w:val="25"/>
            <w:szCs w:val="25"/>
            <w:bdr w:val="none" w:sz="0" w:space="0" w:color="auto" w:frame="1"/>
            <w:rPrChange w:id="937" w:author="_" w:date="2025-11-25T12:49:00Z">
              <w:rPr>
                <w:rStyle w:val="katex-mathml"/>
                <w:color w:val="CFD3D6"/>
                <w:sz w:val="25"/>
                <w:szCs w:val="25"/>
                <w:bdr w:val="none" w:sz="0" w:space="0" w:color="auto" w:frame="1"/>
              </w:rPr>
            </w:rPrChange>
          </w:rPr>
          <w:t>r=</w:t>
        </w:r>
        <w:proofErr w:type="spellStart"/>
        <w:r w:rsidRPr="006941F9">
          <w:rPr>
            <w:rStyle w:val="katex-mathml"/>
            <w:color w:val="000000" w:themeColor="text1"/>
            <w:sz w:val="25"/>
            <w:szCs w:val="25"/>
            <w:bdr w:val="none" w:sz="0" w:space="0" w:color="auto" w:frame="1"/>
            <w:rPrChange w:id="938" w:author="_" w:date="2025-11-25T12:49:00Z">
              <w:rPr>
                <w:rStyle w:val="katex-mathml"/>
                <w:color w:val="CFD3D6"/>
                <w:sz w:val="25"/>
                <w:szCs w:val="25"/>
                <w:bdr w:val="none" w:sz="0" w:space="0" w:color="auto" w:frame="1"/>
              </w:rPr>
            </w:rPrChange>
          </w:rPr>
          <w:t>R+g</w:t>
        </w:r>
        <w:r w:rsidRPr="006941F9">
          <w:rPr>
            <w:rStyle w:val="mord"/>
            <w:rFonts w:ascii="KaTeX_Math" w:hAnsi="KaTeX_Math"/>
            <w:i/>
            <w:iCs/>
            <w:color w:val="000000" w:themeColor="text1"/>
            <w:sz w:val="25"/>
            <w:szCs w:val="25"/>
            <w:rPrChange w:id="939" w:author="_" w:date="2025-11-25T12:49:00Z">
              <w:rPr>
                <w:rStyle w:val="mord"/>
                <w:rFonts w:ascii="KaTeX_Math" w:hAnsi="KaTeX_Math"/>
                <w:i/>
                <w:iCs/>
                <w:color w:val="CFD3D6"/>
                <w:sz w:val="25"/>
                <w:szCs w:val="25"/>
              </w:rPr>
            </w:rPrChange>
          </w:rPr>
          <w:t>r</w:t>
        </w:r>
        <w:proofErr w:type="spellEnd"/>
        <w:r w:rsidRPr="006941F9">
          <w:rPr>
            <w:rStyle w:val="mrel"/>
            <w:color w:val="000000" w:themeColor="text1"/>
            <w:sz w:val="25"/>
            <w:szCs w:val="25"/>
            <w:rPrChange w:id="940" w:author="_" w:date="2025-11-25T12:49:00Z">
              <w:rPr>
                <w:rStyle w:val="mrel"/>
                <w:color w:val="CFD3D6"/>
                <w:sz w:val="25"/>
                <w:szCs w:val="25"/>
              </w:rPr>
            </w:rPrChange>
          </w:rPr>
          <w:t>=</w:t>
        </w:r>
        <w:proofErr w:type="spellStart"/>
        <w:r w:rsidRPr="006941F9">
          <w:rPr>
            <w:rStyle w:val="mord"/>
            <w:rFonts w:ascii="KaTeX_Math" w:hAnsi="KaTeX_Math"/>
            <w:i/>
            <w:iCs/>
            <w:color w:val="000000" w:themeColor="text1"/>
            <w:sz w:val="25"/>
            <w:szCs w:val="25"/>
            <w:rPrChange w:id="941" w:author="_" w:date="2025-11-25T12:49:00Z">
              <w:rPr>
                <w:rStyle w:val="mord"/>
                <w:rFonts w:ascii="KaTeX_Math" w:hAnsi="KaTeX_Math"/>
                <w:i/>
                <w:iCs/>
                <w:color w:val="CFD3D6"/>
                <w:sz w:val="25"/>
                <w:szCs w:val="25"/>
              </w:rPr>
            </w:rPrChange>
          </w:rPr>
          <w:t>R</w:t>
        </w:r>
        <w:r w:rsidRPr="006941F9">
          <w:rPr>
            <w:rStyle w:val="mbin"/>
            <w:color w:val="000000" w:themeColor="text1"/>
            <w:sz w:val="25"/>
            <w:szCs w:val="25"/>
            <w:rPrChange w:id="942" w:author="_" w:date="2025-11-25T12:49:00Z">
              <w:rPr>
                <w:rStyle w:val="mbin"/>
                <w:color w:val="CFD3D6"/>
                <w:sz w:val="25"/>
                <w:szCs w:val="25"/>
              </w:rPr>
            </w:rPrChange>
          </w:rPr>
          <w:t>+</w:t>
        </w:r>
        <w:r w:rsidRPr="006941F9">
          <w:rPr>
            <w:rStyle w:val="mord"/>
            <w:rFonts w:ascii="KaTeX_Math" w:hAnsi="KaTeX_Math"/>
            <w:i/>
            <w:iCs/>
            <w:color w:val="000000" w:themeColor="text1"/>
            <w:sz w:val="25"/>
            <w:szCs w:val="25"/>
            <w:rPrChange w:id="943" w:author="_" w:date="2025-11-25T12:49:00Z">
              <w:rPr>
                <w:rStyle w:val="mord"/>
                <w:rFonts w:ascii="KaTeX_Math" w:hAnsi="KaTeX_Math"/>
                <w:i/>
                <w:iCs/>
                <w:color w:val="CFD3D6"/>
                <w:sz w:val="25"/>
                <w:szCs w:val="25"/>
              </w:rPr>
            </w:rPrChange>
          </w:rPr>
          <w:t>g</w:t>
        </w:r>
        <w:proofErr w:type="spellEnd"/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944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. Например, если R=10.5%, g=3%, то r=13.5%.</w:t>
        </w:r>
      </w:ins>
    </w:p>
    <w:p w14:paraId="51F00706" w14:textId="77777777" w:rsidR="006941F9" w:rsidRPr="006941F9" w:rsidRDefault="006941F9" w:rsidP="006941F9">
      <w:pPr>
        <w:pStyle w:val="ds-markdown-paragraph"/>
        <w:spacing w:before="180" w:beforeAutospacing="0" w:after="180" w:afterAutospacing="0" w:line="360" w:lineRule="atLeast"/>
        <w:rPr>
          <w:ins w:id="945" w:author="_" w:date="2025-11-25T12:48:00Z"/>
          <w:rFonts w:ascii="Segoe UI" w:hAnsi="Segoe UI" w:cs="Segoe UI"/>
          <w:color w:val="000000" w:themeColor="text1"/>
          <w:sz w:val="21"/>
          <w:szCs w:val="21"/>
          <w:rPrChange w:id="946" w:author="_" w:date="2025-11-25T12:49:00Z">
            <w:rPr>
              <w:ins w:id="947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948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sz w:val="21"/>
            <w:szCs w:val="21"/>
            <w:rPrChange w:id="949" w:author="_" w:date="2025-11-25T12:49:00Z">
              <w:rPr>
                <w:rStyle w:val="afa"/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4. Дисконтирование денежных потоков:</w:t>
        </w:r>
      </w:ins>
    </w:p>
    <w:p w14:paraId="004A40E8" w14:textId="77777777" w:rsidR="006941F9" w:rsidRPr="006941F9" w:rsidRDefault="006941F9" w:rsidP="006941F9">
      <w:pPr>
        <w:pStyle w:val="ds-markdown-paragraph"/>
        <w:numPr>
          <w:ilvl w:val="0"/>
          <w:numId w:val="71"/>
        </w:numPr>
        <w:spacing w:before="0" w:beforeAutospacing="0" w:after="30" w:afterAutospacing="0" w:line="360" w:lineRule="atLeast"/>
        <w:rPr>
          <w:ins w:id="950" w:author="_" w:date="2025-11-25T12:48:00Z"/>
          <w:rFonts w:ascii="Segoe UI" w:hAnsi="Segoe UI" w:cs="Segoe UI"/>
          <w:color w:val="000000" w:themeColor="text1"/>
          <w:sz w:val="21"/>
          <w:szCs w:val="21"/>
          <w:rPrChange w:id="951" w:author="_" w:date="2025-11-25T12:49:00Z">
            <w:rPr>
              <w:ins w:id="952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953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954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Текущая стоимость денежных потоков (PV) за прогнозный период:</w:t>
        </w:r>
      </w:ins>
    </w:p>
    <w:p w14:paraId="3BA8C1F3" w14:textId="77777777" w:rsidR="006941F9" w:rsidRPr="006941F9" w:rsidRDefault="006941F9" w:rsidP="006941F9">
      <w:pPr>
        <w:spacing w:beforeAutospacing="1" w:afterAutospacing="1" w:line="360" w:lineRule="atLeast"/>
        <w:ind w:left="720"/>
        <w:rPr>
          <w:ins w:id="955" w:author="_" w:date="2025-11-25T12:48:00Z"/>
          <w:rFonts w:ascii="Segoe UI" w:hAnsi="Segoe UI" w:cs="Segoe UI"/>
          <w:color w:val="000000" w:themeColor="text1"/>
          <w:sz w:val="21"/>
          <w:szCs w:val="21"/>
          <w:rPrChange w:id="956" w:author="_" w:date="2025-11-25T12:49:00Z">
            <w:rPr>
              <w:ins w:id="957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958" w:author="_" w:date="2025-11-25T12:48:00Z">
        <w:r w:rsidRPr="006941F9">
          <w:rPr>
            <w:rStyle w:val="katex-mathml"/>
            <w:color w:val="000000" w:themeColor="text1"/>
            <w:sz w:val="25"/>
            <w:szCs w:val="25"/>
            <w:bdr w:val="none" w:sz="0" w:space="0" w:color="auto" w:frame="1"/>
            <w:rPrChange w:id="959" w:author="_" w:date="2025-11-25T12:49:00Z">
              <w:rPr>
                <w:rStyle w:val="katex-mathml"/>
                <w:color w:val="CFD3D6"/>
                <w:sz w:val="25"/>
                <w:szCs w:val="25"/>
                <w:bdr w:val="none" w:sz="0" w:space="0" w:color="auto" w:frame="1"/>
              </w:rPr>
            </w:rPrChange>
          </w:rPr>
          <w:t>PV=∑t=1nCFt(1+</w:t>
        </w:r>
        <w:proofErr w:type="gramStart"/>
        <w:r w:rsidRPr="006941F9">
          <w:rPr>
            <w:rStyle w:val="katex-mathml"/>
            <w:color w:val="000000" w:themeColor="text1"/>
            <w:sz w:val="25"/>
            <w:szCs w:val="25"/>
            <w:bdr w:val="none" w:sz="0" w:space="0" w:color="auto" w:frame="1"/>
            <w:rPrChange w:id="960" w:author="_" w:date="2025-11-25T12:49:00Z">
              <w:rPr>
                <w:rStyle w:val="katex-mathml"/>
                <w:color w:val="CFD3D6"/>
                <w:sz w:val="25"/>
                <w:szCs w:val="25"/>
                <w:bdr w:val="none" w:sz="0" w:space="0" w:color="auto" w:frame="1"/>
              </w:rPr>
            </w:rPrChange>
          </w:rPr>
          <w:t>r)</w:t>
        </w:r>
        <w:proofErr w:type="spellStart"/>
        <w:r w:rsidRPr="006941F9">
          <w:rPr>
            <w:rStyle w:val="katex-mathml"/>
            <w:color w:val="000000" w:themeColor="text1"/>
            <w:sz w:val="25"/>
            <w:szCs w:val="25"/>
            <w:bdr w:val="none" w:sz="0" w:space="0" w:color="auto" w:frame="1"/>
            <w:rPrChange w:id="961" w:author="_" w:date="2025-11-25T12:49:00Z">
              <w:rPr>
                <w:rStyle w:val="katex-mathml"/>
                <w:color w:val="CFD3D6"/>
                <w:sz w:val="25"/>
                <w:szCs w:val="25"/>
                <w:bdr w:val="none" w:sz="0" w:space="0" w:color="auto" w:frame="1"/>
              </w:rPr>
            </w:rPrChange>
          </w:rPr>
          <w:t>t</w:t>
        </w:r>
        <w:r w:rsidRPr="006941F9">
          <w:rPr>
            <w:rStyle w:val="mord"/>
            <w:rFonts w:ascii="KaTeX_Math" w:hAnsi="KaTeX_Math"/>
            <w:i/>
            <w:iCs/>
            <w:color w:val="000000" w:themeColor="text1"/>
            <w:sz w:val="25"/>
            <w:szCs w:val="25"/>
            <w:rPrChange w:id="962" w:author="_" w:date="2025-11-25T12:49:00Z">
              <w:rPr>
                <w:rStyle w:val="mord"/>
                <w:rFonts w:ascii="KaTeX_Math" w:hAnsi="KaTeX_Math"/>
                <w:i/>
                <w:iCs/>
                <w:color w:val="CFD3D6"/>
                <w:sz w:val="25"/>
                <w:szCs w:val="25"/>
              </w:rPr>
            </w:rPrChange>
          </w:rPr>
          <w:t>PV</w:t>
        </w:r>
        <w:proofErr w:type="spellEnd"/>
        <w:proofErr w:type="gramEnd"/>
        <w:r w:rsidRPr="006941F9">
          <w:rPr>
            <w:rStyle w:val="mrel"/>
            <w:color w:val="000000" w:themeColor="text1"/>
            <w:sz w:val="25"/>
            <w:szCs w:val="25"/>
            <w:rPrChange w:id="963" w:author="_" w:date="2025-11-25T12:49:00Z">
              <w:rPr>
                <w:rStyle w:val="mrel"/>
                <w:color w:val="CFD3D6"/>
                <w:sz w:val="25"/>
                <w:szCs w:val="25"/>
              </w:rPr>
            </w:rPrChange>
          </w:rPr>
          <w:t>=</w:t>
        </w:r>
        <w:r w:rsidRPr="006941F9">
          <w:rPr>
            <w:rStyle w:val="mord"/>
            <w:rFonts w:ascii="KaTeX_Math" w:hAnsi="KaTeX_Math"/>
            <w:i/>
            <w:iCs/>
            <w:color w:val="000000" w:themeColor="text1"/>
            <w:sz w:val="18"/>
            <w:szCs w:val="18"/>
            <w:rPrChange w:id="964" w:author="_" w:date="2025-11-25T12:49:00Z">
              <w:rPr>
                <w:rStyle w:val="mord"/>
                <w:rFonts w:ascii="KaTeX_Math" w:hAnsi="KaTeX_Math"/>
                <w:i/>
                <w:iCs/>
                <w:color w:val="CFD3D6"/>
                <w:sz w:val="18"/>
                <w:szCs w:val="18"/>
              </w:rPr>
            </w:rPrChange>
          </w:rPr>
          <w:t>t</w:t>
        </w:r>
        <w:r w:rsidRPr="006941F9">
          <w:rPr>
            <w:rStyle w:val="mrel"/>
            <w:color w:val="000000" w:themeColor="text1"/>
            <w:sz w:val="18"/>
            <w:szCs w:val="18"/>
            <w:rPrChange w:id="965" w:author="_" w:date="2025-11-25T12:49:00Z">
              <w:rPr>
                <w:rStyle w:val="mrel"/>
                <w:color w:val="CFD3D6"/>
                <w:sz w:val="18"/>
                <w:szCs w:val="18"/>
              </w:rPr>
            </w:rPrChange>
          </w:rPr>
          <w:t>=</w:t>
        </w:r>
        <w:r w:rsidRPr="006941F9">
          <w:rPr>
            <w:rStyle w:val="mord"/>
            <w:color w:val="000000" w:themeColor="text1"/>
            <w:sz w:val="18"/>
            <w:szCs w:val="18"/>
            <w:rPrChange w:id="966" w:author="_" w:date="2025-11-25T12:49:00Z">
              <w:rPr>
                <w:rStyle w:val="mord"/>
                <w:color w:val="CFD3D6"/>
                <w:sz w:val="18"/>
                <w:szCs w:val="18"/>
              </w:rPr>
            </w:rPrChange>
          </w:rPr>
          <w:t>1</w:t>
        </w:r>
        <w:r w:rsidRPr="006941F9">
          <w:rPr>
            <w:rStyle w:val="mop"/>
            <w:rFonts w:ascii="KaTeX_Size2" w:hAnsi="KaTeX_Size2"/>
            <w:color w:val="000000" w:themeColor="text1"/>
            <w:sz w:val="25"/>
            <w:szCs w:val="25"/>
            <w:rPrChange w:id="967" w:author="_" w:date="2025-11-25T12:49:00Z">
              <w:rPr>
                <w:rStyle w:val="mop"/>
                <w:rFonts w:ascii="KaTeX_Size2" w:hAnsi="KaTeX_Size2"/>
                <w:color w:val="CFD3D6"/>
                <w:sz w:val="25"/>
                <w:szCs w:val="25"/>
              </w:rPr>
            </w:rPrChange>
          </w:rPr>
          <w:t>∑</w:t>
        </w:r>
        <w:r w:rsidRPr="006941F9">
          <w:rPr>
            <w:rStyle w:val="mord"/>
            <w:rFonts w:ascii="KaTeX_Math" w:hAnsi="KaTeX_Math"/>
            <w:i/>
            <w:iCs/>
            <w:color w:val="000000" w:themeColor="text1"/>
            <w:sz w:val="18"/>
            <w:szCs w:val="18"/>
            <w:rPrChange w:id="968" w:author="_" w:date="2025-11-25T12:49:00Z">
              <w:rPr>
                <w:rStyle w:val="mord"/>
                <w:rFonts w:ascii="KaTeX_Math" w:hAnsi="KaTeX_Math"/>
                <w:i/>
                <w:iCs/>
                <w:color w:val="CFD3D6"/>
                <w:sz w:val="18"/>
                <w:szCs w:val="18"/>
              </w:rPr>
            </w:rPrChange>
          </w:rPr>
          <w:t>n</w:t>
        </w:r>
        <w:r w:rsidRPr="006941F9">
          <w:rPr>
            <w:rStyle w:val="vlist-s"/>
            <w:color w:val="000000" w:themeColor="text1"/>
            <w:sz w:val="2"/>
            <w:szCs w:val="2"/>
            <w:rPrChange w:id="969" w:author="_" w:date="2025-11-25T12:49:00Z">
              <w:rPr>
                <w:rStyle w:val="vlist-s"/>
                <w:color w:val="CFD3D6"/>
                <w:sz w:val="2"/>
                <w:szCs w:val="2"/>
              </w:rPr>
            </w:rPrChange>
          </w:rPr>
          <w:t>​</w:t>
        </w:r>
        <w:r w:rsidRPr="006941F9">
          <w:rPr>
            <w:rStyle w:val="mopen"/>
            <w:color w:val="000000" w:themeColor="text1"/>
            <w:sz w:val="25"/>
            <w:szCs w:val="25"/>
            <w:rPrChange w:id="970" w:author="_" w:date="2025-11-25T12:49:00Z">
              <w:rPr>
                <w:rStyle w:val="mopen"/>
                <w:color w:val="CFD3D6"/>
                <w:sz w:val="25"/>
                <w:szCs w:val="25"/>
              </w:rPr>
            </w:rPrChange>
          </w:rPr>
          <w:t>(</w:t>
        </w:r>
        <w:r w:rsidRPr="006941F9">
          <w:rPr>
            <w:rStyle w:val="mord"/>
            <w:color w:val="000000" w:themeColor="text1"/>
            <w:sz w:val="25"/>
            <w:szCs w:val="25"/>
            <w:rPrChange w:id="971" w:author="_" w:date="2025-11-25T12:49:00Z">
              <w:rPr>
                <w:rStyle w:val="mord"/>
                <w:color w:val="CFD3D6"/>
                <w:sz w:val="25"/>
                <w:szCs w:val="25"/>
              </w:rPr>
            </w:rPrChange>
          </w:rPr>
          <w:t>1</w:t>
        </w:r>
        <w:r w:rsidRPr="006941F9">
          <w:rPr>
            <w:rStyle w:val="mbin"/>
            <w:color w:val="000000" w:themeColor="text1"/>
            <w:sz w:val="25"/>
            <w:szCs w:val="25"/>
            <w:rPrChange w:id="972" w:author="_" w:date="2025-11-25T12:49:00Z">
              <w:rPr>
                <w:rStyle w:val="mbin"/>
                <w:color w:val="CFD3D6"/>
                <w:sz w:val="25"/>
                <w:szCs w:val="25"/>
              </w:rPr>
            </w:rPrChange>
          </w:rPr>
          <w:t>+</w:t>
        </w:r>
        <w:r w:rsidRPr="006941F9">
          <w:rPr>
            <w:rStyle w:val="mord"/>
            <w:rFonts w:ascii="KaTeX_Math" w:hAnsi="KaTeX_Math"/>
            <w:i/>
            <w:iCs/>
            <w:color w:val="000000" w:themeColor="text1"/>
            <w:sz w:val="25"/>
            <w:szCs w:val="25"/>
            <w:rPrChange w:id="973" w:author="_" w:date="2025-11-25T12:49:00Z">
              <w:rPr>
                <w:rStyle w:val="mord"/>
                <w:rFonts w:ascii="KaTeX_Math" w:hAnsi="KaTeX_Math"/>
                <w:i/>
                <w:iCs/>
                <w:color w:val="CFD3D6"/>
                <w:sz w:val="25"/>
                <w:szCs w:val="25"/>
              </w:rPr>
            </w:rPrChange>
          </w:rPr>
          <w:t>r</w:t>
        </w:r>
        <w:r w:rsidRPr="006941F9">
          <w:rPr>
            <w:rStyle w:val="mclose"/>
            <w:color w:val="000000" w:themeColor="text1"/>
            <w:sz w:val="25"/>
            <w:szCs w:val="25"/>
            <w:rPrChange w:id="974" w:author="_" w:date="2025-11-25T12:49:00Z">
              <w:rPr>
                <w:rStyle w:val="mclose"/>
                <w:color w:val="CFD3D6"/>
                <w:sz w:val="25"/>
                <w:szCs w:val="25"/>
              </w:rPr>
            </w:rPrChange>
          </w:rPr>
          <w:t>)</w:t>
        </w:r>
        <w:proofErr w:type="spellStart"/>
        <w:r w:rsidRPr="006941F9">
          <w:rPr>
            <w:rStyle w:val="mord"/>
            <w:rFonts w:ascii="KaTeX_Math" w:hAnsi="KaTeX_Math"/>
            <w:i/>
            <w:iCs/>
            <w:color w:val="000000" w:themeColor="text1"/>
            <w:sz w:val="18"/>
            <w:szCs w:val="18"/>
            <w:rPrChange w:id="975" w:author="_" w:date="2025-11-25T12:49:00Z">
              <w:rPr>
                <w:rStyle w:val="mord"/>
                <w:rFonts w:ascii="KaTeX_Math" w:hAnsi="KaTeX_Math"/>
                <w:i/>
                <w:iCs/>
                <w:color w:val="CFD3D6"/>
                <w:sz w:val="18"/>
                <w:szCs w:val="18"/>
              </w:rPr>
            </w:rPrChange>
          </w:rPr>
          <w:t>t</w:t>
        </w:r>
        <w:r w:rsidRPr="006941F9">
          <w:rPr>
            <w:rStyle w:val="mord"/>
            <w:rFonts w:ascii="KaTeX_Math" w:hAnsi="KaTeX_Math"/>
            <w:i/>
            <w:iCs/>
            <w:color w:val="000000" w:themeColor="text1"/>
            <w:sz w:val="25"/>
            <w:szCs w:val="25"/>
            <w:rPrChange w:id="976" w:author="_" w:date="2025-11-25T12:49:00Z">
              <w:rPr>
                <w:rStyle w:val="mord"/>
                <w:rFonts w:ascii="KaTeX_Math" w:hAnsi="KaTeX_Math"/>
                <w:i/>
                <w:iCs/>
                <w:color w:val="CFD3D6"/>
                <w:sz w:val="25"/>
                <w:szCs w:val="25"/>
              </w:rPr>
            </w:rPrChange>
          </w:rPr>
          <w:t>CF</w:t>
        </w:r>
        <w:r w:rsidRPr="006941F9">
          <w:rPr>
            <w:rStyle w:val="mord"/>
            <w:rFonts w:ascii="KaTeX_Math" w:hAnsi="KaTeX_Math"/>
            <w:i/>
            <w:iCs/>
            <w:color w:val="000000" w:themeColor="text1"/>
            <w:sz w:val="18"/>
            <w:szCs w:val="18"/>
            <w:rPrChange w:id="977" w:author="_" w:date="2025-11-25T12:49:00Z">
              <w:rPr>
                <w:rStyle w:val="mord"/>
                <w:rFonts w:ascii="KaTeX_Math" w:hAnsi="KaTeX_Math"/>
                <w:i/>
                <w:iCs/>
                <w:color w:val="CFD3D6"/>
                <w:sz w:val="18"/>
                <w:szCs w:val="18"/>
              </w:rPr>
            </w:rPrChange>
          </w:rPr>
          <w:t>t</w:t>
        </w:r>
        <w:proofErr w:type="spellEnd"/>
        <w:r w:rsidRPr="006941F9">
          <w:rPr>
            <w:rStyle w:val="vlist-s"/>
            <w:color w:val="000000" w:themeColor="text1"/>
            <w:sz w:val="2"/>
            <w:szCs w:val="2"/>
            <w:rPrChange w:id="978" w:author="_" w:date="2025-11-25T12:49:00Z">
              <w:rPr>
                <w:rStyle w:val="vlist-s"/>
                <w:color w:val="CFD3D6"/>
                <w:sz w:val="2"/>
                <w:szCs w:val="2"/>
              </w:rPr>
            </w:rPrChange>
          </w:rPr>
          <w:t>​​</w:t>
        </w:r>
      </w:ins>
    </w:p>
    <w:p w14:paraId="54254D90" w14:textId="77777777" w:rsidR="006941F9" w:rsidRPr="006941F9" w:rsidRDefault="006941F9" w:rsidP="006941F9">
      <w:pPr>
        <w:pStyle w:val="ds-markdown-paragraph"/>
        <w:spacing w:before="30" w:beforeAutospacing="0" w:after="0" w:afterAutospacing="0" w:line="360" w:lineRule="atLeast"/>
        <w:ind w:left="720"/>
        <w:rPr>
          <w:ins w:id="979" w:author="_" w:date="2025-11-25T12:48:00Z"/>
          <w:rFonts w:ascii="Segoe UI" w:hAnsi="Segoe UI" w:cs="Segoe UI"/>
          <w:color w:val="000000" w:themeColor="text1"/>
          <w:sz w:val="21"/>
          <w:szCs w:val="21"/>
          <w:rPrChange w:id="980" w:author="_" w:date="2025-11-25T12:49:00Z">
            <w:rPr>
              <w:ins w:id="981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982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983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где </w:t>
        </w:r>
        <w:proofErr w:type="spellStart"/>
        <w:r w:rsidRPr="006941F9">
          <w:rPr>
            <w:rStyle w:val="katex-mathml"/>
            <w:color w:val="000000" w:themeColor="text1"/>
            <w:sz w:val="25"/>
            <w:szCs w:val="25"/>
            <w:bdr w:val="none" w:sz="0" w:space="0" w:color="auto" w:frame="1"/>
            <w:rPrChange w:id="984" w:author="_" w:date="2025-11-25T12:49:00Z">
              <w:rPr>
                <w:rStyle w:val="katex-mathml"/>
                <w:color w:val="CFD3D6"/>
                <w:sz w:val="25"/>
                <w:szCs w:val="25"/>
                <w:bdr w:val="none" w:sz="0" w:space="0" w:color="auto" w:frame="1"/>
              </w:rPr>
            </w:rPrChange>
          </w:rPr>
          <w:t>CFt</w:t>
        </w:r>
        <w:r w:rsidRPr="006941F9">
          <w:rPr>
            <w:rStyle w:val="mord"/>
            <w:rFonts w:ascii="KaTeX_Math" w:hAnsi="KaTeX_Math"/>
            <w:i/>
            <w:iCs/>
            <w:color w:val="000000" w:themeColor="text1"/>
            <w:sz w:val="25"/>
            <w:szCs w:val="25"/>
            <w:rPrChange w:id="985" w:author="_" w:date="2025-11-25T12:49:00Z">
              <w:rPr>
                <w:rStyle w:val="mord"/>
                <w:rFonts w:ascii="KaTeX_Math" w:hAnsi="KaTeX_Math"/>
                <w:i/>
                <w:iCs/>
                <w:color w:val="CFD3D6"/>
                <w:sz w:val="25"/>
                <w:szCs w:val="25"/>
              </w:rPr>
            </w:rPrChange>
          </w:rPr>
          <w:t>CF</w:t>
        </w:r>
        <w:r w:rsidRPr="006941F9">
          <w:rPr>
            <w:rStyle w:val="mord"/>
            <w:rFonts w:ascii="KaTeX_Math" w:hAnsi="KaTeX_Math"/>
            <w:i/>
            <w:iCs/>
            <w:color w:val="000000" w:themeColor="text1"/>
            <w:sz w:val="18"/>
            <w:szCs w:val="18"/>
            <w:rPrChange w:id="986" w:author="_" w:date="2025-11-25T12:49:00Z">
              <w:rPr>
                <w:rStyle w:val="mord"/>
                <w:rFonts w:ascii="KaTeX_Math" w:hAnsi="KaTeX_Math"/>
                <w:i/>
                <w:iCs/>
                <w:color w:val="CFD3D6"/>
                <w:sz w:val="18"/>
                <w:szCs w:val="18"/>
              </w:rPr>
            </w:rPrChange>
          </w:rPr>
          <w:t>t</w:t>
        </w:r>
        <w:proofErr w:type="spellEnd"/>
        <w:r w:rsidRPr="006941F9">
          <w:rPr>
            <w:rStyle w:val="vlist-s"/>
            <w:color w:val="000000" w:themeColor="text1"/>
            <w:sz w:val="2"/>
            <w:szCs w:val="2"/>
            <w:rPrChange w:id="987" w:author="_" w:date="2025-11-25T12:49:00Z">
              <w:rPr>
                <w:rStyle w:val="vlist-s"/>
                <w:color w:val="CFD3D6"/>
                <w:sz w:val="2"/>
                <w:szCs w:val="2"/>
              </w:rPr>
            </w:rPrChange>
          </w:rPr>
          <w:t>​</w:t>
        </w:r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988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 — денежный поток в году t, n — количество лет прогноза.</w:t>
        </w:r>
      </w:ins>
    </w:p>
    <w:p w14:paraId="361D5DB6" w14:textId="77777777" w:rsidR="006941F9" w:rsidRPr="006941F9" w:rsidRDefault="006941F9" w:rsidP="006941F9">
      <w:pPr>
        <w:pStyle w:val="ds-markdown-paragraph"/>
        <w:spacing w:before="180" w:beforeAutospacing="0" w:after="180" w:afterAutospacing="0" w:line="360" w:lineRule="atLeast"/>
        <w:rPr>
          <w:ins w:id="989" w:author="_" w:date="2025-11-25T12:48:00Z"/>
          <w:rFonts w:ascii="Segoe UI" w:hAnsi="Segoe UI" w:cs="Segoe UI"/>
          <w:color w:val="000000" w:themeColor="text1"/>
          <w:sz w:val="21"/>
          <w:szCs w:val="21"/>
          <w:rPrChange w:id="990" w:author="_" w:date="2025-11-25T12:49:00Z">
            <w:rPr>
              <w:ins w:id="991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992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sz w:val="21"/>
            <w:szCs w:val="21"/>
            <w:rPrChange w:id="993" w:author="_" w:date="2025-11-25T12:49:00Z">
              <w:rPr>
                <w:rStyle w:val="afa"/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5. Расчет терминальной стоимости:</w:t>
        </w:r>
      </w:ins>
    </w:p>
    <w:p w14:paraId="1FA0E523" w14:textId="77777777" w:rsidR="006941F9" w:rsidRPr="006941F9" w:rsidRDefault="006941F9" w:rsidP="006941F9">
      <w:pPr>
        <w:pStyle w:val="ds-markdown-paragraph"/>
        <w:numPr>
          <w:ilvl w:val="0"/>
          <w:numId w:val="72"/>
        </w:numPr>
        <w:spacing w:before="0" w:beforeAutospacing="0" w:after="30" w:afterAutospacing="0" w:line="360" w:lineRule="atLeast"/>
        <w:rPr>
          <w:ins w:id="994" w:author="_" w:date="2025-11-25T12:48:00Z"/>
          <w:rFonts w:ascii="Segoe UI" w:hAnsi="Segoe UI" w:cs="Segoe UI"/>
          <w:color w:val="000000" w:themeColor="text1"/>
          <w:sz w:val="21"/>
          <w:szCs w:val="21"/>
          <w:rPrChange w:id="995" w:author="_" w:date="2025-11-25T12:49:00Z">
            <w:rPr>
              <w:ins w:id="996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997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998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Терминальная стоимость (TV) — стоимость объекта после прогнозного периода. Рассчитывается по модели Гордона:</w:t>
        </w:r>
      </w:ins>
    </w:p>
    <w:p w14:paraId="7A833745" w14:textId="77777777" w:rsidR="006941F9" w:rsidRPr="006941F9" w:rsidRDefault="006941F9" w:rsidP="006941F9">
      <w:pPr>
        <w:spacing w:beforeAutospacing="1" w:afterAutospacing="1" w:line="360" w:lineRule="atLeast"/>
        <w:ind w:left="720"/>
        <w:rPr>
          <w:ins w:id="999" w:author="_" w:date="2025-11-25T12:48:00Z"/>
          <w:rFonts w:ascii="Segoe UI" w:hAnsi="Segoe UI" w:cs="Segoe UI"/>
          <w:color w:val="000000" w:themeColor="text1"/>
          <w:sz w:val="21"/>
          <w:szCs w:val="21"/>
          <w:rPrChange w:id="1000" w:author="_" w:date="2025-11-25T12:49:00Z">
            <w:rPr>
              <w:ins w:id="1001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002" w:author="_" w:date="2025-11-25T12:48:00Z">
        <w:r w:rsidRPr="006941F9">
          <w:rPr>
            <w:rStyle w:val="katex-mathml"/>
            <w:color w:val="000000" w:themeColor="text1"/>
            <w:sz w:val="25"/>
            <w:szCs w:val="25"/>
            <w:bdr w:val="none" w:sz="0" w:space="0" w:color="auto" w:frame="1"/>
            <w:rPrChange w:id="1003" w:author="_" w:date="2025-11-25T12:49:00Z">
              <w:rPr>
                <w:rStyle w:val="katex-mathml"/>
                <w:color w:val="CFD3D6"/>
                <w:sz w:val="25"/>
                <w:szCs w:val="25"/>
                <w:bdr w:val="none" w:sz="0" w:space="0" w:color="auto" w:frame="1"/>
              </w:rPr>
            </w:rPrChange>
          </w:rPr>
          <w:lastRenderedPageBreak/>
          <w:t>TV=CFn+1r−g=ЧОДn+1Rterm</w:t>
        </w:r>
        <w:r w:rsidRPr="006941F9">
          <w:rPr>
            <w:rStyle w:val="mord"/>
            <w:rFonts w:ascii="KaTeX_Math" w:hAnsi="KaTeX_Math"/>
            <w:i/>
            <w:iCs/>
            <w:color w:val="000000" w:themeColor="text1"/>
            <w:sz w:val="25"/>
            <w:szCs w:val="25"/>
            <w:rPrChange w:id="1004" w:author="_" w:date="2025-11-25T12:49:00Z">
              <w:rPr>
                <w:rStyle w:val="mord"/>
                <w:rFonts w:ascii="KaTeX_Math" w:hAnsi="KaTeX_Math"/>
                <w:i/>
                <w:iCs/>
                <w:color w:val="CFD3D6"/>
                <w:sz w:val="25"/>
                <w:szCs w:val="25"/>
              </w:rPr>
            </w:rPrChange>
          </w:rPr>
          <w:t>TV</w:t>
        </w:r>
        <w:r w:rsidRPr="006941F9">
          <w:rPr>
            <w:rStyle w:val="mrel"/>
            <w:color w:val="000000" w:themeColor="text1"/>
            <w:sz w:val="25"/>
            <w:szCs w:val="25"/>
            <w:rPrChange w:id="1005" w:author="_" w:date="2025-11-25T12:49:00Z">
              <w:rPr>
                <w:rStyle w:val="mrel"/>
                <w:color w:val="CFD3D6"/>
                <w:sz w:val="25"/>
                <w:szCs w:val="25"/>
              </w:rPr>
            </w:rPrChange>
          </w:rPr>
          <w:t>=</w:t>
        </w:r>
        <w:r w:rsidRPr="006941F9">
          <w:rPr>
            <w:rStyle w:val="mord"/>
            <w:rFonts w:ascii="KaTeX_Math" w:hAnsi="KaTeX_Math"/>
            <w:i/>
            <w:iCs/>
            <w:color w:val="000000" w:themeColor="text1"/>
            <w:sz w:val="25"/>
            <w:szCs w:val="25"/>
            <w:rPrChange w:id="1006" w:author="_" w:date="2025-11-25T12:49:00Z">
              <w:rPr>
                <w:rStyle w:val="mord"/>
                <w:rFonts w:ascii="KaTeX_Math" w:hAnsi="KaTeX_Math"/>
                <w:i/>
                <w:iCs/>
                <w:color w:val="CFD3D6"/>
                <w:sz w:val="25"/>
                <w:szCs w:val="25"/>
              </w:rPr>
            </w:rPrChange>
          </w:rPr>
          <w:t>r</w:t>
        </w:r>
        <w:r w:rsidRPr="006941F9">
          <w:rPr>
            <w:rStyle w:val="mbin"/>
            <w:color w:val="000000" w:themeColor="text1"/>
            <w:sz w:val="25"/>
            <w:szCs w:val="25"/>
            <w:rPrChange w:id="1007" w:author="_" w:date="2025-11-25T12:49:00Z">
              <w:rPr>
                <w:rStyle w:val="mbin"/>
                <w:color w:val="CFD3D6"/>
                <w:sz w:val="25"/>
                <w:szCs w:val="25"/>
              </w:rPr>
            </w:rPrChange>
          </w:rPr>
          <w:t>−</w:t>
        </w:r>
        <w:r w:rsidRPr="006941F9">
          <w:rPr>
            <w:rStyle w:val="mord"/>
            <w:rFonts w:ascii="KaTeX_Math" w:hAnsi="KaTeX_Math"/>
            <w:i/>
            <w:iCs/>
            <w:color w:val="000000" w:themeColor="text1"/>
            <w:sz w:val="25"/>
            <w:szCs w:val="25"/>
            <w:rPrChange w:id="1008" w:author="_" w:date="2025-11-25T12:49:00Z">
              <w:rPr>
                <w:rStyle w:val="mord"/>
                <w:rFonts w:ascii="KaTeX_Math" w:hAnsi="KaTeX_Math"/>
                <w:i/>
                <w:iCs/>
                <w:color w:val="CFD3D6"/>
                <w:sz w:val="25"/>
                <w:szCs w:val="25"/>
              </w:rPr>
            </w:rPrChange>
          </w:rPr>
          <w:t>gCF</w:t>
        </w:r>
        <w:r w:rsidRPr="006941F9">
          <w:rPr>
            <w:rStyle w:val="mord"/>
            <w:rFonts w:ascii="KaTeX_Math" w:hAnsi="KaTeX_Math"/>
            <w:i/>
            <w:iCs/>
            <w:color w:val="000000" w:themeColor="text1"/>
            <w:sz w:val="18"/>
            <w:szCs w:val="18"/>
            <w:rPrChange w:id="1009" w:author="_" w:date="2025-11-25T12:49:00Z">
              <w:rPr>
                <w:rStyle w:val="mord"/>
                <w:rFonts w:ascii="KaTeX_Math" w:hAnsi="KaTeX_Math"/>
                <w:i/>
                <w:iCs/>
                <w:color w:val="CFD3D6"/>
                <w:sz w:val="18"/>
                <w:szCs w:val="18"/>
              </w:rPr>
            </w:rPrChange>
          </w:rPr>
          <w:t>n</w:t>
        </w:r>
        <w:r w:rsidRPr="006941F9">
          <w:rPr>
            <w:rStyle w:val="mbin"/>
            <w:color w:val="000000" w:themeColor="text1"/>
            <w:sz w:val="18"/>
            <w:szCs w:val="18"/>
            <w:rPrChange w:id="1010" w:author="_" w:date="2025-11-25T12:49:00Z">
              <w:rPr>
                <w:rStyle w:val="mbin"/>
                <w:color w:val="CFD3D6"/>
                <w:sz w:val="18"/>
                <w:szCs w:val="18"/>
              </w:rPr>
            </w:rPrChange>
          </w:rPr>
          <w:t>+</w:t>
        </w:r>
        <w:r w:rsidRPr="006941F9">
          <w:rPr>
            <w:rStyle w:val="mord"/>
            <w:color w:val="000000" w:themeColor="text1"/>
            <w:sz w:val="18"/>
            <w:szCs w:val="18"/>
            <w:rPrChange w:id="1011" w:author="_" w:date="2025-11-25T12:49:00Z">
              <w:rPr>
                <w:rStyle w:val="mord"/>
                <w:color w:val="CFD3D6"/>
                <w:sz w:val="18"/>
                <w:szCs w:val="18"/>
              </w:rPr>
            </w:rPrChange>
          </w:rPr>
          <w:t>1</w:t>
        </w:r>
        <w:r w:rsidRPr="006941F9">
          <w:rPr>
            <w:rStyle w:val="vlist-s"/>
            <w:color w:val="000000" w:themeColor="text1"/>
            <w:sz w:val="2"/>
            <w:szCs w:val="2"/>
            <w:rPrChange w:id="1012" w:author="_" w:date="2025-11-25T12:49:00Z">
              <w:rPr>
                <w:rStyle w:val="vlist-s"/>
                <w:color w:val="CFD3D6"/>
                <w:sz w:val="2"/>
                <w:szCs w:val="2"/>
              </w:rPr>
            </w:rPrChange>
          </w:rPr>
          <w:t>​​</w:t>
        </w:r>
        <w:r w:rsidRPr="006941F9">
          <w:rPr>
            <w:rStyle w:val="mrel"/>
            <w:color w:val="000000" w:themeColor="text1"/>
            <w:sz w:val="25"/>
            <w:szCs w:val="25"/>
            <w:rPrChange w:id="1013" w:author="_" w:date="2025-11-25T12:49:00Z">
              <w:rPr>
                <w:rStyle w:val="mrel"/>
                <w:color w:val="CFD3D6"/>
                <w:sz w:val="25"/>
                <w:szCs w:val="25"/>
              </w:rPr>
            </w:rPrChange>
          </w:rPr>
          <w:t>=</w:t>
        </w:r>
        <w:proofErr w:type="spellStart"/>
        <w:r w:rsidRPr="006941F9">
          <w:rPr>
            <w:rStyle w:val="mord"/>
            <w:rFonts w:ascii="KaTeX_Math" w:hAnsi="KaTeX_Math"/>
            <w:i/>
            <w:iCs/>
            <w:color w:val="000000" w:themeColor="text1"/>
            <w:sz w:val="25"/>
            <w:szCs w:val="25"/>
            <w:rPrChange w:id="1014" w:author="_" w:date="2025-11-25T12:49:00Z">
              <w:rPr>
                <w:rStyle w:val="mord"/>
                <w:rFonts w:ascii="KaTeX_Math" w:hAnsi="KaTeX_Math"/>
                <w:i/>
                <w:iCs/>
                <w:color w:val="CFD3D6"/>
                <w:sz w:val="25"/>
                <w:szCs w:val="25"/>
              </w:rPr>
            </w:rPrChange>
          </w:rPr>
          <w:t>R</w:t>
        </w:r>
        <w:r w:rsidRPr="006941F9">
          <w:rPr>
            <w:rStyle w:val="mord"/>
            <w:rFonts w:ascii="KaTeX_Math" w:hAnsi="KaTeX_Math"/>
            <w:i/>
            <w:iCs/>
            <w:color w:val="000000" w:themeColor="text1"/>
            <w:sz w:val="18"/>
            <w:szCs w:val="18"/>
            <w:rPrChange w:id="1015" w:author="_" w:date="2025-11-25T12:49:00Z">
              <w:rPr>
                <w:rStyle w:val="mord"/>
                <w:rFonts w:ascii="KaTeX_Math" w:hAnsi="KaTeX_Math"/>
                <w:i/>
                <w:iCs/>
                <w:color w:val="CFD3D6"/>
                <w:sz w:val="18"/>
                <w:szCs w:val="18"/>
              </w:rPr>
            </w:rPrChange>
          </w:rPr>
          <w:t>term</w:t>
        </w:r>
        <w:proofErr w:type="spellEnd"/>
        <w:r w:rsidRPr="006941F9">
          <w:rPr>
            <w:rStyle w:val="vlist-s"/>
            <w:color w:val="000000" w:themeColor="text1"/>
            <w:sz w:val="2"/>
            <w:szCs w:val="2"/>
            <w:rPrChange w:id="1016" w:author="_" w:date="2025-11-25T12:49:00Z">
              <w:rPr>
                <w:rStyle w:val="vlist-s"/>
                <w:color w:val="CFD3D6"/>
                <w:sz w:val="2"/>
                <w:szCs w:val="2"/>
              </w:rPr>
            </w:rPrChange>
          </w:rPr>
          <w:t>​</w:t>
        </w:r>
        <w:r w:rsidRPr="006941F9">
          <w:rPr>
            <w:rStyle w:val="mord"/>
            <w:color w:val="000000" w:themeColor="text1"/>
            <w:sz w:val="25"/>
            <w:szCs w:val="25"/>
            <w:rPrChange w:id="1017" w:author="_" w:date="2025-11-25T12:49:00Z">
              <w:rPr>
                <w:rStyle w:val="mord"/>
                <w:color w:val="CFD3D6"/>
                <w:sz w:val="25"/>
                <w:szCs w:val="25"/>
              </w:rPr>
            </w:rPrChange>
          </w:rPr>
          <w:t>ЧОД</w:t>
        </w:r>
        <w:r w:rsidRPr="006941F9">
          <w:rPr>
            <w:rStyle w:val="mord"/>
            <w:rFonts w:ascii="KaTeX_Math" w:hAnsi="KaTeX_Math"/>
            <w:i/>
            <w:iCs/>
            <w:color w:val="000000" w:themeColor="text1"/>
            <w:sz w:val="18"/>
            <w:szCs w:val="18"/>
            <w:rPrChange w:id="1018" w:author="_" w:date="2025-11-25T12:49:00Z">
              <w:rPr>
                <w:rStyle w:val="mord"/>
                <w:rFonts w:ascii="KaTeX_Math" w:hAnsi="KaTeX_Math"/>
                <w:i/>
                <w:iCs/>
                <w:color w:val="CFD3D6"/>
                <w:sz w:val="18"/>
                <w:szCs w:val="18"/>
              </w:rPr>
            </w:rPrChange>
          </w:rPr>
          <w:t>n</w:t>
        </w:r>
        <w:r w:rsidRPr="006941F9">
          <w:rPr>
            <w:rStyle w:val="mbin"/>
            <w:color w:val="000000" w:themeColor="text1"/>
            <w:sz w:val="18"/>
            <w:szCs w:val="18"/>
            <w:rPrChange w:id="1019" w:author="_" w:date="2025-11-25T12:49:00Z">
              <w:rPr>
                <w:rStyle w:val="mbin"/>
                <w:color w:val="CFD3D6"/>
                <w:sz w:val="18"/>
                <w:szCs w:val="18"/>
              </w:rPr>
            </w:rPrChange>
          </w:rPr>
          <w:t>+</w:t>
        </w:r>
        <w:r w:rsidRPr="006941F9">
          <w:rPr>
            <w:rStyle w:val="mord"/>
            <w:color w:val="000000" w:themeColor="text1"/>
            <w:sz w:val="18"/>
            <w:szCs w:val="18"/>
            <w:rPrChange w:id="1020" w:author="_" w:date="2025-11-25T12:49:00Z">
              <w:rPr>
                <w:rStyle w:val="mord"/>
                <w:color w:val="CFD3D6"/>
                <w:sz w:val="18"/>
                <w:szCs w:val="18"/>
              </w:rPr>
            </w:rPrChange>
          </w:rPr>
          <w:t>1</w:t>
        </w:r>
        <w:r w:rsidRPr="006941F9">
          <w:rPr>
            <w:rStyle w:val="vlist-s"/>
            <w:color w:val="000000" w:themeColor="text1"/>
            <w:sz w:val="2"/>
            <w:szCs w:val="2"/>
            <w:rPrChange w:id="1021" w:author="_" w:date="2025-11-25T12:49:00Z">
              <w:rPr>
                <w:rStyle w:val="vlist-s"/>
                <w:color w:val="CFD3D6"/>
                <w:sz w:val="2"/>
                <w:szCs w:val="2"/>
              </w:rPr>
            </w:rPrChange>
          </w:rPr>
          <w:t>​​</w:t>
        </w:r>
      </w:ins>
    </w:p>
    <w:p w14:paraId="16EC3DD1" w14:textId="77777777" w:rsidR="006941F9" w:rsidRPr="006941F9" w:rsidRDefault="006941F9" w:rsidP="006941F9">
      <w:pPr>
        <w:pStyle w:val="ds-markdown-paragraph"/>
        <w:spacing w:before="30" w:beforeAutospacing="0" w:after="0" w:afterAutospacing="0" w:line="360" w:lineRule="atLeast"/>
        <w:ind w:left="720"/>
        <w:rPr>
          <w:ins w:id="1022" w:author="_" w:date="2025-11-25T12:48:00Z"/>
          <w:rFonts w:ascii="Segoe UI" w:hAnsi="Segoe UI" w:cs="Segoe UI"/>
          <w:color w:val="000000" w:themeColor="text1"/>
          <w:sz w:val="21"/>
          <w:szCs w:val="21"/>
          <w:rPrChange w:id="1023" w:author="_" w:date="2025-11-25T12:49:00Z">
            <w:rPr>
              <w:ins w:id="1024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025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026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где </w:t>
        </w:r>
        <w:r w:rsidRPr="006941F9">
          <w:rPr>
            <w:rStyle w:val="katex-mathml"/>
            <w:color w:val="000000" w:themeColor="text1"/>
            <w:sz w:val="25"/>
            <w:szCs w:val="25"/>
            <w:bdr w:val="none" w:sz="0" w:space="0" w:color="auto" w:frame="1"/>
            <w:rPrChange w:id="1027" w:author="_" w:date="2025-11-25T12:49:00Z">
              <w:rPr>
                <w:rStyle w:val="katex-mathml"/>
                <w:color w:val="CFD3D6"/>
                <w:sz w:val="25"/>
                <w:szCs w:val="25"/>
                <w:bdr w:val="none" w:sz="0" w:space="0" w:color="auto" w:frame="1"/>
              </w:rPr>
            </w:rPrChange>
          </w:rPr>
          <w:t>CFn+1</w:t>
        </w:r>
        <w:r w:rsidRPr="006941F9">
          <w:rPr>
            <w:rStyle w:val="mord"/>
            <w:rFonts w:ascii="KaTeX_Math" w:hAnsi="KaTeX_Math"/>
            <w:i/>
            <w:iCs/>
            <w:color w:val="000000" w:themeColor="text1"/>
            <w:sz w:val="25"/>
            <w:szCs w:val="25"/>
            <w:rPrChange w:id="1028" w:author="_" w:date="2025-11-25T12:49:00Z">
              <w:rPr>
                <w:rStyle w:val="mord"/>
                <w:rFonts w:ascii="KaTeX_Math" w:hAnsi="KaTeX_Math"/>
                <w:i/>
                <w:iCs/>
                <w:color w:val="CFD3D6"/>
                <w:sz w:val="25"/>
                <w:szCs w:val="25"/>
              </w:rPr>
            </w:rPrChange>
          </w:rPr>
          <w:t>CF</w:t>
        </w:r>
        <w:r w:rsidRPr="006941F9">
          <w:rPr>
            <w:rStyle w:val="mord"/>
            <w:rFonts w:ascii="KaTeX_Math" w:hAnsi="KaTeX_Math"/>
            <w:i/>
            <w:iCs/>
            <w:color w:val="000000" w:themeColor="text1"/>
            <w:sz w:val="18"/>
            <w:szCs w:val="18"/>
            <w:rPrChange w:id="1029" w:author="_" w:date="2025-11-25T12:49:00Z">
              <w:rPr>
                <w:rStyle w:val="mord"/>
                <w:rFonts w:ascii="KaTeX_Math" w:hAnsi="KaTeX_Math"/>
                <w:i/>
                <w:iCs/>
                <w:color w:val="CFD3D6"/>
                <w:sz w:val="18"/>
                <w:szCs w:val="18"/>
              </w:rPr>
            </w:rPrChange>
          </w:rPr>
          <w:t>n</w:t>
        </w:r>
        <w:r w:rsidRPr="006941F9">
          <w:rPr>
            <w:rStyle w:val="mbin"/>
            <w:color w:val="000000" w:themeColor="text1"/>
            <w:sz w:val="18"/>
            <w:szCs w:val="18"/>
            <w:rPrChange w:id="1030" w:author="_" w:date="2025-11-25T12:49:00Z">
              <w:rPr>
                <w:rStyle w:val="mbin"/>
                <w:color w:val="CFD3D6"/>
                <w:sz w:val="18"/>
                <w:szCs w:val="18"/>
              </w:rPr>
            </w:rPrChange>
          </w:rPr>
          <w:t>+</w:t>
        </w:r>
        <w:r w:rsidRPr="006941F9">
          <w:rPr>
            <w:rStyle w:val="mord"/>
            <w:color w:val="000000" w:themeColor="text1"/>
            <w:sz w:val="18"/>
            <w:szCs w:val="18"/>
            <w:rPrChange w:id="1031" w:author="_" w:date="2025-11-25T12:49:00Z">
              <w:rPr>
                <w:rStyle w:val="mord"/>
                <w:color w:val="CFD3D6"/>
                <w:sz w:val="18"/>
                <w:szCs w:val="18"/>
              </w:rPr>
            </w:rPrChange>
          </w:rPr>
          <w:t>1</w:t>
        </w:r>
        <w:r w:rsidRPr="006941F9">
          <w:rPr>
            <w:rStyle w:val="vlist-s"/>
            <w:color w:val="000000" w:themeColor="text1"/>
            <w:sz w:val="2"/>
            <w:szCs w:val="2"/>
            <w:rPrChange w:id="1032" w:author="_" w:date="2025-11-25T12:49:00Z">
              <w:rPr>
                <w:rStyle w:val="vlist-s"/>
                <w:color w:val="CFD3D6"/>
                <w:sz w:val="2"/>
                <w:szCs w:val="2"/>
              </w:rPr>
            </w:rPrChange>
          </w:rPr>
          <w:t>​</w:t>
        </w:r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033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 — денежный поток первого года после прогноза, </w:t>
        </w:r>
        <w:proofErr w:type="spellStart"/>
        <w:r w:rsidRPr="006941F9">
          <w:rPr>
            <w:rStyle w:val="katex-mathml"/>
            <w:color w:val="000000" w:themeColor="text1"/>
            <w:sz w:val="25"/>
            <w:szCs w:val="25"/>
            <w:bdr w:val="none" w:sz="0" w:space="0" w:color="auto" w:frame="1"/>
            <w:rPrChange w:id="1034" w:author="_" w:date="2025-11-25T12:49:00Z">
              <w:rPr>
                <w:rStyle w:val="katex-mathml"/>
                <w:color w:val="CFD3D6"/>
                <w:sz w:val="25"/>
                <w:szCs w:val="25"/>
                <w:bdr w:val="none" w:sz="0" w:space="0" w:color="auto" w:frame="1"/>
              </w:rPr>
            </w:rPrChange>
          </w:rPr>
          <w:t>Rterm</w:t>
        </w:r>
        <w:r w:rsidRPr="006941F9">
          <w:rPr>
            <w:rStyle w:val="mord"/>
            <w:rFonts w:ascii="KaTeX_Math" w:hAnsi="KaTeX_Math"/>
            <w:i/>
            <w:iCs/>
            <w:color w:val="000000" w:themeColor="text1"/>
            <w:sz w:val="25"/>
            <w:szCs w:val="25"/>
            <w:rPrChange w:id="1035" w:author="_" w:date="2025-11-25T12:49:00Z">
              <w:rPr>
                <w:rStyle w:val="mord"/>
                <w:rFonts w:ascii="KaTeX_Math" w:hAnsi="KaTeX_Math"/>
                <w:i/>
                <w:iCs/>
                <w:color w:val="CFD3D6"/>
                <w:sz w:val="25"/>
                <w:szCs w:val="25"/>
              </w:rPr>
            </w:rPrChange>
          </w:rPr>
          <w:t>R</w:t>
        </w:r>
        <w:r w:rsidRPr="006941F9">
          <w:rPr>
            <w:rStyle w:val="mord"/>
            <w:rFonts w:ascii="KaTeX_Math" w:hAnsi="KaTeX_Math"/>
            <w:i/>
            <w:iCs/>
            <w:color w:val="000000" w:themeColor="text1"/>
            <w:sz w:val="18"/>
            <w:szCs w:val="18"/>
            <w:rPrChange w:id="1036" w:author="_" w:date="2025-11-25T12:49:00Z">
              <w:rPr>
                <w:rStyle w:val="mord"/>
                <w:rFonts w:ascii="KaTeX_Math" w:hAnsi="KaTeX_Math"/>
                <w:i/>
                <w:iCs/>
                <w:color w:val="CFD3D6"/>
                <w:sz w:val="18"/>
                <w:szCs w:val="18"/>
              </w:rPr>
            </w:rPrChange>
          </w:rPr>
          <w:t>term</w:t>
        </w:r>
        <w:proofErr w:type="spellEnd"/>
        <w:r w:rsidRPr="006941F9">
          <w:rPr>
            <w:rStyle w:val="vlist-s"/>
            <w:color w:val="000000" w:themeColor="text1"/>
            <w:sz w:val="2"/>
            <w:szCs w:val="2"/>
            <w:rPrChange w:id="1037" w:author="_" w:date="2025-11-25T12:49:00Z">
              <w:rPr>
                <w:rStyle w:val="vlist-s"/>
                <w:color w:val="CFD3D6"/>
                <w:sz w:val="2"/>
                <w:szCs w:val="2"/>
              </w:rPr>
            </w:rPrChange>
          </w:rPr>
          <w:t>​</w:t>
        </w:r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038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 — терминальная ставка капитализации.</w:t>
        </w:r>
      </w:ins>
    </w:p>
    <w:p w14:paraId="000C3633" w14:textId="77777777" w:rsidR="006941F9" w:rsidRPr="006941F9" w:rsidRDefault="006941F9" w:rsidP="006941F9">
      <w:pPr>
        <w:pStyle w:val="ds-markdown-paragraph"/>
        <w:numPr>
          <w:ilvl w:val="0"/>
          <w:numId w:val="72"/>
        </w:numPr>
        <w:spacing w:before="0" w:beforeAutospacing="0" w:after="0" w:afterAutospacing="0" w:line="360" w:lineRule="atLeast"/>
        <w:rPr>
          <w:ins w:id="1039" w:author="_" w:date="2025-11-25T12:48:00Z"/>
          <w:rFonts w:ascii="Segoe UI" w:hAnsi="Segoe UI" w:cs="Segoe UI"/>
          <w:color w:val="000000" w:themeColor="text1"/>
          <w:sz w:val="21"/>
          <w:szCs w:val="21"/>
          <w:rPrChange w:id="1040" w:author="_" w:date="2025-11-25T12:49:00Z">
            <w:rPr>
              <w:ins w:id="1041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042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043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 xml:space="preserve">Терминальная ставка капитализации обычно равна текущей рыночной ставке капитализации или может быть ниже на 0.5-1 </w:t>
        </w:r>
        <w:proofErr w:type="spellStart"/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044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п.п</w:t>
        </w:r>
        <w:proofErr w:type="spellEnd"/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045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. для современных ТЦ.</w:t>
        </w:r>
      </w:ins>
    </w:p>
    <w:p w14:paraId="6F87E9A3" w14:textId="77777777" w:rsidR="006941F9" w:rsidRPr="006941F9" w:rsidRDefault="006941F9" w:rsidP="006941F9">
      <w:pPr>
        <w:pStyle w:val="ds-markdown-paragraph"/>
        <w:spacing w:before="180" w:beforeAutospacing="0" w:after="180" w:afterAutospacing="0" w:line="360" w:lineRule="atLeast"/>
        <w:rPr>
          <w:ins w:id="1046" w:author="_" w:date="2025-11-25T12:48:00Z"/>
          <w:rFonts w:ascii="Segoe UI" w:hAnsi="Segoe UI" w:cs="Segoe UI"/>
          <w:color w:val="000000" w:themeColor="text1"/>
          <w:sz w:val="21"/>
          <w:szCs w:val="21"/>
          <w:rPrChange w:id="1047" w:author="_" w:date="2025-11-25T12:49:00Z">
            <w:rPr>
              <w:ins w:id="1048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049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sz w:val="21"/>
            <w:szCs w:val="21"/>
            <w:rPrChange w:id="1050" w:author="_" w:date="2025-11-25T12:49:00Z">
              <w:rPr>
                <w:rStyle w:val="afa"/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6. Расчет рыночной стоимости:</w:t>
        </w:r>
      </w:ins>
    </w:p>
    <w:p w14:paraId="4C1B0B60" w14:textId="77777777" w:rsidR="006941F9" w:rsidRPr="006941F9" w:rsidRDefault="006941F9" w:rsidP="006941F9">
      <w:pPr>
        <w:pStyle w:val="ds-markdown-paragraph"/>
        <w:numPr>
          <w:ilvl w:val="0"/>
          <w:numId w:val="73"/>
        </w:numPr>
        <w:spacing w:before="0" w:beforeAutospacing="0" w:after="30" w:afterAutospacing="0" w:line="360" w:lineRule="atLeast"/>
        <w:rPr>
          <w:ins w:id="1051" w:author="_" w:date="2025-11-25T12:48:00Z"/>
          <w:rFonts w:ascii="Segoe UI" w:hAnsi="Segoe UI" w:cs="Segoe UI"/>
          <w:color w:val="000000" w:themeColor="text1"/>
          <w:sz w:val="21"/>
          <w:szCs w:val="21"/>
          <w:rPrChange w:id="1052" w:author="_" w:date="2025-11-25T12:49:00Z">
            <w:rPr>
              <w:ins w:id="1053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054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055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Рыночная стоимость = PV денежных потоков за прогнозный период + Текущая стоимость терминальной стоимости:</w:t>
        </w:r>
      </w:ins>
    </w:p>
    <w:p w14:paraId="44903E69" w14:textId="77777777" w:rsidR="006941F9" w:rsidRPr="006941F9" w:rsidRDefault="006941F9" w:rsidP="006941F9">
      <w:pPr>
        <w:spacing w:beforeAutospacing="1" w:afterAutospacing="1" w:line="360" w:lineRule="atLeast"/>
        <w:ind w:left="720"/>
        <w:rPr>
          <w:ins w:id="1056" w:author="_" w:date="2025-11-25T12:48:00Z"/>
          <w:rFonts w:ascii="Segoe UI" w:hAnsi="Segoe UI" w:cs="Segoe UI"/>
          <w:color w:val="000000" w:themeColor="text1"/>
          <w:sz w:val="21"/>
          <w:szCs w:val="21"/>
          <w:lang w:val="en-US"/>
          <w:rPrChange w:id="1057" w:author="_" w:date="2025-11-25T12:49:00Z">
            <w:rPr>
              <w:ins w:id="1058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059" w:author="_" w:date="2025-11-25T12:48:00Z">
        <w:r w:rsidRPr="006941F9">
          <w:rPr>
            <w:rStyle w:val="katex-mathml"/>
            <w:color w:val="000000" w:themeColor="text1"/>
            <w:sz w:val="25"/>
            <w:szCs w:val="25"/>
            <w:bdr w:val="none" w:sz="0" w:space="0" w:color="auto" w:frame="1"/>
            <w:lang w:val="en-US"/>
            <w:rPrChange w:id="1060" w:author="_" w:date="2025-11-25T12:49:00Z">
              <w:rPr>
                <w:rStyle w:val="katex-mathml"/>
                <w:color w:val="CFD3D6"/>
                <w:sz w:val="25"/>
                <w:szCs w:val="25"/>
                <w:bdr w:val="none" w:sz="0" w:space="0" w:color="auto" w:frame="1"/>
              </w:rPr>
            </w:rPrChange>
          </w:rPr>
          <w:t>V=∑t=1nCFt(1+</w:t>
        </w:r>
        <w:proofErr w:type="gramStart"/>
        <w:r w:rsidRPr="006941F9">
          <w:rPr>
            <w:rStyle w:val="katex-mathml"/>
            <w:color w:val="000000" w:themeColor="text1"/>
            <w:sz w:val="25"/>
            <w:szCs w:val="25"/>
            <w:bdr w:val="none" w:sz="0" w:space="0" w:color="auto" w:frame="1"/>
            <w:lang w:val="en-US"/>
            <w:rPrChange w:id="1061" w:author="_" w:date="2025-11-25T12:49:00Z">
              <w:rPr>
                <w:rStyle w:val="katex-mathml"/>
                <w:color w:val="CFD3D6"/>
                <w:sz w:val="25"/>
                <w:szCs w:val="25"/>
                <w:bdr w:val="none" w:sz="0" w:space="0" w:color="auto" w:frame="1"/>
              </w:rPr>
            </w:rPrChange>
          </w:rPr>
          <w:t>r)</w:t>
        </w:r>
        <w:proofErr w:type="spellStart"/>
        <w:r w:rsidRPr="006941F9">
          <w:rPr>
            <w:rStyle w:val="katex-mathml"/>
            <w:color w:val="000000" w:themeColor="text1"/>
            <w:sz w:val="25"/>
            <w:szCs w:val="25"/>
            <w:bdr w:val="none" w:sz="0" w:space="0" w:color="auto" w:frame="1"/>
            <w:lang w:val="en-US"/>
            <w:rPrChange w:id="1062" w:author="_" w:date="2025-11-25T12:49:00Z">
              <w:rPr>
                <w:rStyle w:val="katex-mathml"/>
                <w:color w:val="CFD3D6"/>
                <w:sz w:val="25"/>
                <w:szCs w:val="25"/>
                <w:bdr w:val="none" w:sz="0" w:space="0" w:color="auto" w:frame="1"/>
              </w:rPr>
            </w:rPrChange>
          </w:rPr>
          <w:t>t</w:t>
        </w:r>
        <w:proofErr w:type="gramEnd"/>
        <w:r w:rsidRPr="006941F9">
          <w:rPr>
            <w:rStyle w:val="katex-mathml"/>
            <w:color w:val="000000" w:themeColor="text1"/>
            <w:sz w:val="25"/>
            <w:szCs w:val="25"/>
            <w:bdr w:val="none" w:sz="0" w:space="0" w:color="auto" w:frame="1"/>
            <w:lang w:val="en-US"/>
            <w:rPrChange w:id="1063" w:author="_" w:date="2025-11-25T12:49:00Z">
              <w:rPr>
                <w:rStyle w:val="katex-mathml"/>
                <w:color w:val="CFD3D6"/>
                <w:sz w:val="25"/>
                <w:szCs w:val="25"/>
                <w:bdr w:val="none" w:sz="0" w:space="0" w:color="auto" w:frame="1"/>
              </w:rPr>
            </w:rPrChange>
          </w:rPr>
          <w:t>+TV</w:t>
        </w:r>
        <w:proofErr w:type="spellEnd"/>
        <w:r w:rsidRPr="006941F9">
          <w:rPr>
            <w:rStyle w:val="katex-mathml"/>
            <w:color w:val="000000" w:themeColor="text1"/>
            <w:sz w:val="25"/>
            <w:szCs w:val="25"/>
            <w:bdr w:val="none" w:sz="0" w:space="0" w:color="auto" w:frame="1"/>
            <w:lang w:val="en-US"/>
            <w:rPrChange w:id="1064" w:author="_" w:date="2025-11-25T12:49:00Z">
              <w:rPr>
                <w:rStyle w:val="katex-mathml"/>
                <w:color w:val="CFD3D6"/>
                <w:sz w:val="25"/>
                <w:szCs w:val="25"/>
                <w:bdr w:val="none" w:sz="0" w:space="0" w:color="auto" w:frame="1"/>
              </w:rPr>
            </w:rPrChange>
          </w:rPr>
          <w:t>(1+r)</w:t>
        </w:r>
        <w:proofErr w:type="spellStart"/>
        <w:r w:rsidRPr="006941F9">
          <w:rPr>
            <w:rStyle w:val="katex-mathml"/>
            <w:color w:val="000000" w:themeColor="text1"/>
            <w:sz w:val="25"/>
            <w:szCs w:val="25"/>
            <w:bdr w:val="none" w:sz="0" w:space="0" w:color="auto" w:frame="1"/>
            <w:lang w:val="en-US"/>
            <w:rPrChange w:id="1065" w:author="_" w:date="2025-11-25T12:49:00Z">
              <w:rPr>
                <w:rStyle w:val="katex-mathml"/>
                <w:color w:val="CFD3D6"/>
                <w:sz w:val="25"/>
                <w:szCs w:val="25"/>
                <w:bdr w:val="none" w:sz="0" w:space="0" w:color="auto" w:frame="1"/>
              </w:rPr>
            </w:rPrChange>
          </w:rPr>
          <w:t>n</w:t>
        </w:r>
        <w:r w:rsidRPr="006941F9">
          <w:rPr>
            <w:rStyle w:val="mord"/>
            <w:rFonts w:ascii="KaTeX_Math" w:hAnsi="KaTeX_Math"/>
            <w:i/>
            <w:iCs/>
            <w:color w:val="000000" w:themeColor="text1"/>
            <w:sz w:val="25"/>
            <w:szCs w:val="25"/>
            <w:lang w:val="en-US"/>
            <w:rPrChange w:id="1066" w:author="_" w:date="2025-11-25T12:49:00Z">
              <w:rPr>
                <w:rStyle w:val="mord"/>
                <w:rFonts w:ascii="KaTeX_Math" w:hAnsi="KaTeX_Math"/>
                <w:i/>
                <w:iCs/>
                <w:color w:val="CFD3D6"/>
                <w:sz w:val="25"/>
                <w:szCs w:val="25"/>
              </w:rPr>
            </w:rPrChange>
          </w:rPr>
          <w:t>V</w:t>
        </w:r>
        <w:proofErr w:type="spellEnd"/>
        <w:r w:rsidRPr="006941F9">
          <w:rPr>
            <w:rStyle w:val="mrel"/>
            <w:color w:val="000000" w:themeColor="text1"/>
            <w:sz w:val="25"/>
            <w:szCs w:val="25"/>
            <w:lang w:val="en-US"/>
            <w:rPrChange w:id="1067" w:author="_" w:date="2025-11-25T12:49:00Z">
              <w:rPr>
                <w:rStyle w:val="mrel"/>
                <w:color w:val="CFD3D6"/>
                <w:sz w:val="25"/>
                <w:szCs w:val="25"/>
              </w:rPr>
            </w:rPrChange>
          </w:rPr>
          <w:t>=</w:t>
        </w:r>
        <w:r w:rsidRPr="006941F9">
          <w:rPr>
            <w:rStyle w:val="mord"/>
            <w:rFonts w:ascii="KaTeX_Math" w:hAnsi="KaTeX_Math"/>
            <w:i/>
            <w:iCs/>
            <w:color w:val="000000" w:themeColor="text1"/>
            <w:sz w:val="18"/>
            <w:szCs w:val="18"/>
            <w:lang w:val="en-US"/>
            <w:rPrChange w:id="1068" w:author="_" w:date="2025-11-25T12:49:00Z">
              <w:rPr>
                <w:rStyle w:val="mord"/>
                <w:rFonts w:ascii="KaTeX_Math" w:hAnsi="KaTeX_Math"/>
                <w:i/>
                <w:iCs/>
                <w:color w:val="CFD3D6"/>
                <w:sz w:val="18"/>
                <w:szCs w:val="18"/>
              </w:rPr>
            </w:rPrChange>
          </w:rPr>
          <w:t>t</w:t>
        </w:r>
        <w:r w:rsidRPr="006941F9">
          <w:rPr>
            <w:rStyle w:val="mrel"/>
            <w:color w:val="000000" w:themeColor="text1"/>
            <w:sz w:val="18"/>
            <w:szCs w:val="18"/>
            <w:lang w:val="en-US"/>
            <w:rPrChange w:id="1069" w:author="_" w:date="2025-11-25T12:49:00Z">
              <w:rPr>
                <w:rStyle w:val="mrel"/>
                <w:color w:val="CFD3D6"/>
                <w:sz w:val="18"/>
                <w:szCs w:val="18"/>
              </w:rPr>
            </w:rPrChange>
          </w:rPr>
          <w:t>=</w:t>
        </w:r>
        <w:r w:rsidRPr="006941F9">
          <w:rPr>
            <w:rStyle w:val="mord"/>
            <w:color w:val="000000" w:themeColor="text1"/>
            <w:sz w:val="18"/>
            <w:szCs w:val="18"/>
            <w:lang w:val="en-US"/>
            <w:rPrChange w:id="1070" w:author="_" w:date="2025-11-25T12:49:00Z">
              <w:rPr>
                <w:rStyle w:val="mord"/>
                <w:color w:val="CFD3D6"/>
                <w:sz w:val="18"/>
                <w:szCs w:val="18"/>
              </w:rPr>
            </w:rPrChange>
          </w:rPr>
          <w:t>1</w:t>
        </w:r>
        <w:r w:rsidRPr="006941F9">
          <w:rPr>
            <w:rStyle w:val="mop"/>
            <w:rFonts w:ascii="KaTeX_Size2" w:hAnsi="KaTeX_Size2"/>
            <w:color w:val="000000" w:themeColor="text1"/>
            <w:sz w:val="25"/>
            <w:szCs w:val="25"/>
            <w:lang w:val="en-US"/>
            <w:rPrChange w:id="1071" w:author="_" w:date="2025-11-25T12:49:00Z">
              <w:rPr>
                <w:rStyle w:val="mop"/>
                <w:rFonts w:ascii="KaTeX_Size2" w:hAnsi="KaTeX_Size2"/>
                <w:color w:val="CFD3D6"/>
                <w:sz w:val="25"/>
                <w:szCs w:val="25"/>
              </w:rPr>
            </w:rPrChange>
          </w:rPr>
          <w:t>∑</w:t>
        </w:r>
        <w:r w:rsidRPr="006941F9">
          <w:rPr>
            <w:rStyle w:val="mord"/>
            <w:rFonts w:ascii="KaTeX_Math" w:hAnsi="KaTeX_Math"/>
            <w:i/>
            <w:iCs/>
            <w:color w:val="000000" w:themeColor="text1"/>
            <w:sz w:val="18"/>
            <w:szCs w:val="18"/>
            <w:lang w:val="en-US"/>
            <w:rPrChange w:id="1072" w:author="_" w:date="2025-11-25T12:49:00Z">
              <w:rPr>
                <w:rStyle w:val="mord"/>
                <w:rFonts w:ascii="KaTeX_Math" w:hAnsi="KaTeX_Math"/>
                <w:i/>
                <w:iCs/>
                <w:color w:val="CFD3D6"/>
                <w:sz w:val="18"/>
                <w:szCs w:val="18"/>
              </w:rPr>
            </w:rPrChange>
          </w:rPr>
          <w:t>n</w:t>
        </w:r>
        <w:r w:rsidRPr="006941F9">
          <w:rPr>
            <w:rStyle w:val="vlist-s"/>
            <w:color w:val="000000" w:themeColor="text1"/>
            <w:sz w:val="2"/>
            <w:szCs w:val="2"/>
            <w:lang w:val="en-US"/>
            <w:rPrChange w:id="1073" w:author="_" w:date="2025-11-25T12:49:00Z">
              <w:rPr>
                <w:rStyle w:val="vlist-s"/>
                <w:color w:val="CFD3D6"/>
                <w:sz w:val="2"/>
                <w:szCs w:val="2"/>
              </w:rPr>
            </w:rPrChange>
          </w:rPr>
          <w:t>​</w:t>
        </w:r>
        <w:r w:rsidRPr="006941F9">
          <w:rPr>
            <w:rStyle w:val="mopen"/>
            <w:color w:val="000000" w:themeColor="text1"/>
            <w:sz w:val="25"/>
            <w:szCs w:val="25"/>
            <w:lang w:val="en-US"/>
            <w:rPrChange w:id="1074" w:author="_" w:date="2025-11-25T12:49:00Z">
              <w:rPr>
                <w:rStyle w:val="mopen"/>
                <w:color w:val="CFD3D6"/>
                <w:sz w:val="25"/>
                <w:szCs w:val="25"/>
              </w:rPr>
            </w:rPrChange>
          </w:rPr>
          <w:t>(</w:t>
        </w:r>
        <w:r w:rsidRPr="006941F9">
          <w:rPr>
            <w:rStyle w:val="mord"/>
            <w:color w:val="000000" w:themeColor="text1"/>
            <w:sz w:val="25"/>
            <w:szCs w:val="25"/>
            <w:lang w:val="en-US"/>
            <w:rPrChange w:id="1075" w:author="_" w:date="2025-11-25T12:49:00Z">
              <w:rPr>
                <w:rStyle w:val="mord"/>
                <w:color w:val="CFD3D6"/>
                <w:sz w:val="25"/>
                <w:szCs w:val="25"/>
              </w:rPr>
            </w:rPrChange>
          </w:rPr>
          <w:t>1</w:t>
        </w:r>
        <w:r w:rsidRPr="006941F9">
          <w:rPr>
            <w:rStyle w:val="mbin"/>
            <w:color w:val="000000" w:themeColor="text1"/>
            <w:sz w:val="25"/>
            <w:szCs w:val="25"/>
            <w:lang w:val="en-US"/>
            <w:rPrChange w:id="1076" w:author="_" w:date="2025-11-25T12:49:00Z">
              <w:rPr>
                <w:rStyle w:val="mbin"/>
                <w:color w:val="CFD3D6"/>
                <w:sz w:val="25"/>
                <w:szCs w:val="25"/>
              </w:rPr>
            </w:rPrChange>
          </w:rPr>
          <w:t>+</w:t>
        </w:r>
        <w:r w:rsidRPr="006941F9">
          <w:rPr>
            <w:rStyle w:val="mord"/>
            <w:rFonts w:ascii="KaTeX_Math" w:hAnsi="KaTeX_Math"/>
            <w:i/>
            <w:iCs/>
            <w:color w:val="000000" w:themeColor="text1"/>
            <w:sz w:val="25"/>
            <w:szCs w:val="25"/>
            <w:lang w:val="en-US"/>
            <w:rPrChange w:id="1077" w:author="_" w:date="2025-11-25T12:49:00Z">
              <w:rPr>
                <w:rStyle w:val="mord"/>
                <w:rFonts w:ascii="KaTeX_Math" w:hAnsi="KaTeX_Math"/>
                <w:i/>
                <w:iCs/>
                <w:color w:val="CFD3D6"/>
                <w:sz w:val="25"/>
                <w:szCs w:val="25"/>
              </w:rPr>
            </w:rPrChange>
          </w:rPr>
          <w:t>r</w:t>
        </w:r>
        <w:r w:rsidRPr="006941F9">
          <w:rPr>
            <w:rStyle w:val="mclose"/>
            <w:color w:val="000000" w:themeColor="text1"/>
            <w:sz w:val="25"/>
            <w:szCs w:val="25"/>
            <w:lang w:val="en-US"/>
            <w:rPrChange w:id="1078" w:author="_" w:date="2025-11-25T12:49:00Z">
              <w:rPr>
                <w:rStyle w:val="mclose"/>
                <w:color w:val="CFD3D6"/>
                <w:sz w:val="25"/>
                <w:szCs w:val="25"/>
              </w:rPr>
            </w:rPrChange>
          </w:rPr>
          <w:t>)</w:t>
        </w:r>
        <w:proofErr w:type="spellStart"/>
        <w:r w:rsidRPr="006941F9">
          <w:rPr>
            <w:rStyle w:val="mord"/>
            <w:rFonts w:ascii="KaTeX_Math" w:hAnsi="KaTeX_Math"/>
            <w:i/>
            <w:iCs/>
            <w:color w:val="000000" w:themeColor="text1"/>
            <w:sz w:val="18"/>
            <w:szCs w:val="18"/>
            <w:lang w:val="en-US"/>
            <w:rPrChange w:id="1079" w:author="_" w:date="2025-11-25T12:49:00Z">
              <w:rPr>
                <w:rStyle w:val="mord"/>
                <w:rFonts w:ascii="KaTeX_Math" w:hAnsi="KaTeX_Math"/>
                <w:i/>
                <w:iCs/>
                <w:color w:val="CFD3D6"/>
                <w:sz w:val="18"/>
                <w:szCs w:val="18"/>
              </w:rPr>
            </w:rPrChange>
          </w:rPr>
          <w:t>t</w:t>
        </w:r>
        <w:r w:rsidRPr="006941F9">
          <w:rPr>
            <w:rStyle w:val="mord"/>
            <w:rFonts w:ascii="KaTeX_Math" w:hAnsi="KaTeX_Math"/>
            <w:i/>
            <w:iCs/>
            <w:color w:val="000000" w:themeColor="text1"/>
            <w:sz w:val="25"/>
            <w:szCs w:val="25"/>
            <w:lang w:val="en-US"/>
            <w:rPrChange w:id="1080" w:author="_" w:date="2025-11-25T12:49:00Z">
              <w:rPr>
                <w:rStyle w:val="mord"/>
                <w:rFonts w:ascii="KaTeX_Math" w:hAnsi="KaTeX_Math"/>
                <w:i/>
                <w:iCs/>
                <w:color w:val="CFD3D6"/>
                <w:sz w:val="25"/>
                <w:szCs w:val="25"/>
              </w:rPr>
            </w:rPrChange>
          </w:rPr>
          <w:t>CF</w:t>
        </w:r>
        <w:r w:rsidRPr="006941F9">
          <w:rPr>
            <w:rStyle w:val="mord"/>
            <w:rFonts w:ascii="KaTeX_Math" w:hAnsi="KaTeX_Math"/>
            <w:i/>
            <w:iCs/>
            <w:color w:val="000000" w:themeColor="text1"/>
            <w:sz w:val="18"/>
            <w:szCs w:val="18"/>
            <w:lang w:val="en-US"/>
            <w:rPrChange w:id="1081" w:author="_" w:date="2025-11-25T12:49:00Z">
              <w:rPr>
                <w:rStyle w:val="mord"/>
                <w:rFonts w:ascii="KaTeX_Math" w:hAnsi="KaTeX_Math"/>
                <w:i/>
                <w:iCs/>
                <w:color w:val="CFD3D6"/>
                <w:sz w:val="18"/>
                <w:szCs w:val="18"/>
              </w:rPr>
            </w:rPrChange>
          </w:rPr>
          <w:t>t</w:t>
        </w:r>
        <w:proofErr w:type="spellEnd"/>
        <w:r w:rsidRPr="006941F9">
          <w:rPr>
            <w:rStyle w:val="vlist-s"/>
            <w:color w:val="000000" w:themeColor="text1"/>
            <w:sz w:val="2"/>
            <w:szCs w:val="2"/>
            <w:lang w:val="en-US"/>
            <w:rPrChange w:id="1082" w:author="_" w:date="2025-11-25T12:49:00Z">
              <w:rPr>
                <w:rStyle w:val="vlist-s"/>
                <w:color w:val="CFD3D6"/>
                <w:sz w:val="2"/>
                <w:szCs w:val="2"/>
              </w:rPr>
            </w:rPrChange>
          </w:rPr>
          <w:t>​​</w:t>
        </w:r>
        <w:r w:rsidRPr="006941F9">
          <w:rPr>
            <w:rStyle w:val="mbin"/>
            <w:color w:val="000000" w:themeColor="text1"/>
            <w:sz w:val="25"/>
            <w:szCs w:val="25"/>
            <w:lang w:val="en-US"/>
            <w:rPrChange w:id="1083" w:author="_" w:date="2025-11-25T12:49:00Z">
              <w:rPr>
                <w:rStyle w:val="mbin"/>
                <w:color w:val="CFD3D6"/>
                <w:sz w:val="25"/>
                <w:szCs w:val="25"/>
              </w:rPr>
            </w:rPrChange>
          </w:rPr>
          <w:t>+</w:t>
        </w:r>
        <w:r w:rsidRPr="006941F9">
          <w:rPr>
            <w:rStyle w:val="mopen"/>
            <w:color w:val="000000" w:themeColor="text1"/>
            <w:sz w:val="25"/>
            <w:szCs w:val="25"/>
            <w:lang w:val="en-US"/>
            <w:rPrChange w:id="1084" w:author="_" w:date="2025-11-25T12:49:00Z">
              <w:rPr>
                <w:rStyle w:val="mopen"/>
                <w:color w:val="CFD3D6"/>
                <w:sz w:val="25"/>
                <w:szCs w:val="25"/>
              </w:rPr>
            </w:rPrChange>
          </w:rPr>
          <w:t>(</w:t>
        </w:r>
        <w:r w:rsidRPr="006941F9">
          <w:rPr>
            <w:rStyle w:val="mord"/>
            <w:color w:val="000000" w:themeColor="text1"/>
            <w:sz w:val="25"/>
            <w:szCs w:val="25"/>
            <w:lang w:val="en-US"/>
            <w:rPrChange w:id="1085" w:author="_" w:date="2025-11-25T12:49:00Z">
              <w:rPr>
                <w:rStyle w:val="mord"/>
                <w:color w:val="CFD3D6"/>
                <w:sz w:val="25"/>
                <w:szCs w:val="25"/>
              </w:rPr>
            </w:rPrChange>
          </w:rPr>
          <w:t>1</w:t>
        </w:r>
        <w:r w:rsidRPr="006941F9">
          <w:rPr>
            <w:rStyle w:val="mbin"/>
            <w:color w:val="000000" w:themeColor="text1"/>
            <w:sz w:val="25"/>
            <w:szCs w:val="25"/>
            <w:lang w:val="en-US"/>
            <w:rPrChange w:id="1086" w:author="_" w:date="2025-11-25T12:49:00Z">
              <w:rPr>
                <w:rStyle w:val="mbin"/>
                <w:color w:val="CFD3D6"/>
                <w:sz w:val="25"/>
                <w:szCs w:val="25"/>
              </w:rPr>
            </w:rPrChange>
          </w:rPr>
          <w:t>+</w:t>
        </w:r>
        <w:r w:rsidRPr="006941F9">
          <w:rPr>
            <w:rStyle w:val="mord"/>
            <w:rFonts w:ascii="KaTeX_Math" w:hAnsi="KaTeX_Math"/>
            <w:i/>
            <w:iCs/>
            <w:color w:val="000000" w:themeColor="text1"/>
            <w:sz w:val="25"/>
            <w:szCs w:val="25"/>
            <w:lang w:val="en-US"/>
            <w:rPrChange w:id="1087" w:author="_" w:date="2025-11-25T12:49:00Z">
              <w:rPr>
                <w:rStyle w:val="mord"/>
                <w:rFonts w:ascii="KaTeX_Math" w:hAnsi="KaTeX_Math"/>
                <w:i/>
                <w:iCs/>
                <w:color w:val="CFD3D6"/>
                <w:sz w:val="25"/>
                <w:szCs w:val="25"/>
              </w:rPr>
            </w:rPrChange>
          </w:rPr>
          <w:t>r</w:t>
        </w:r>
        <w:r w:rsidRPr="006941F9">
          <w:rPr>
            <w:rStyle w:val="mclose"/>
            <w:color w:val="000000" w:themeColor="text1"/>
            <w:sz w:val="25"/>
            <w:szCs w:val="25"/>
            <w:lang w:val="en-US"/>
            <w:rPrChange w:id="1088" w:author="_" w:date="2025-11-25T12:49:00Z">
              <w:rPr>
                <w:rStyle w:val="mclose"/>
                <w:color w:val="CFD3D6"/>
                <w:sz w:val="25"/>
                <w:szCs w:val="25"/>
              </w:rPr>
            </w:rPrChange>
          </w:rPr>
          <w:t>)</w:t>
        </w:r>
        <w:proofErr w:type="spellStart"/>
        <w:r w:rsidRPr="006941F9">
          <w:rPr>
            <w:rStyle w:val="mord"/>
            <w:rFonts w:ascii="KaTeX_Math" w:hAnsi="KaTeX_Math"/>
            <w:i/>
            <w:iCs/>
            <w:color w:val="000000" w:themeColor="text1"/>
            <w:sz w:val="18"/>
            <w:szCs w:val="18"/>
            <w:lang w:val="en-US"/>
            <w:rPrChange w:id="1089" w:author="_" w:date="2025-11-25T12:49:00Z">
              <w:rPr>
                <w:rStyle w:val="mord"/>
                <w:rFonts w:ascii="KaTeX_Math" w:hAnsi="KaTeX_Math"/>
                <w:i/>
                <w:iCs/>
                <w:color w:val="CFD3D6"/>
                <w:sz w:val="18"/>
                <w:szCs w:val="18"/>
              </w:rPr>
            </w:rPrChange>
          </w:rPr>
          <w:t>n</w:t>
        </w:r>
        <w:r w:rsidRPr="006941F9">
          <w:rPr>
            <w:rStyle w:val="mord"/>
            <w:rFonts w:ascii="KaTeX_Math" w:hAnsi="KaTeX_Math"/>
            <w:i/>
            <w:iCs/>
            <w:color w:val="000000" w:themeColor="text1"/>
            <w:sz w:val="25"/>
            <w:szCs w:val="25"/>
            <w:lang w:val="en-US"/>
            <w:rPrChange w:id="1090" w:author="_" w:date="2025-11-25T12:49:00Z">
              <w:rPr>
                <w:rStyle w:val="mord"/>
                <w:rFonts w:ascii="KaTeX_Math" w:hAnsi="KaTeX_Math"/>
                <w:i/>
                <w:iCs/>
                <w:color w:val="CFD3D6"/>
                <w:sz w:val="25"/>
                <w:szCs w:val="25"/>
              </w:rPr>
            </w:rPrChange>
          </w:rPr>
          <w:t>TV</w:t>
        </w:r>
        <w:proofErr w:type="spellEnd"/>
        <w:r w:rsidRPr="006941F9">
          <w:rPr>
            <w:rStyle w:val="vlist-s"/>
            <w:color w:val="000000" w:themeColor="text1"/>
            <w:sz w:val="2"/>
            <w:szCs w:val="2"/>
            <w:lang w:val="en-US"/>
            <w:rPrChange w:id="1091" w:author="_" w:date="2025-11-25T12:49:00Z">
              <w:rPr>
                <w:rStyle w:val="vlist-s"/>
                <w:color w:val="CFD3D6"/>
                <w:sz w:val="2"/>
                <w:szCs w:val="2"/>
              </w:rPr>
            </w:rPrChange>
          </w:rPr>
          <w:t>​</w:t>
        </w:r>
      </w:ins>
    </w:p>
    <w:p w14:paraId="6CB7287F" w14:textId="77777777" w:rsidR="006941F9" w:rsidRPr="006941F9" w:rsidRDefault="006941F9" w:rsidP="006941F9">
      <w:pPr>
        <w:pStyle w:val="ds-markdown-paragraph"/>
        <w:spacing w:before="180" w:beforeAutospacing="0" w:after="180" w:afterAutospacing="0" w:line="360" w:lineRule="atLeast"/>
        <w:rPr>
          <w:ins w:id="1092" w:author="_" w:date="2025-11-25T12:48:00Z"/>
          <w:rFonts w:ascii="Segoe UI" w:hAnsi="Segoe UI" w:cs="Segoe UI"/>
          <w:color w:val="000000" w:themeColor="text1"/>
          <w:sz w:val="21"/>
          <w:szCs w:val="21"/>
          <w:rPrChange w:id="1093" w:author="_" w:date="2025-11-25T12:49:00Z">
            <w:rPr>
              <w:ins w:id="1094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095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sz w:val="21"/>
            <w:szCs w:val="21"/>
            <w:rPrChange w:id="1096" w:author="_" w:date="2025-11-25T12:49:00Z">
              <w:rPr>
                <w:rStyle w:val="afa"/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Пример расчета методом ДДП (упрощенный):</w:t>
        </w:r>
      </w:ins>
    </w:p>
    <w:p w14:paraId="49996E9F" w14:textId="77777777" w:rsidR="006941F9" w:rsidRPr="006941F9" w:rsidRDefault="006941F9" w:rsidP="006941F9">
      <w:pPr>
        <w:pStyle w:val="ds-markdown-paragraph"/>
        <w:spacing w:before="180" w:beforeAutospacing="0" w:after="180" w:afterAutospacing="0" w:line="360" w:lineRule="atLeast"/>
        <w:rPr>
          <w:ins w:id="1097" w:author="_" w:date="2025-11-25T12:48:00Z"/>
          <w:rFonts w:ascii="Segoe UI" w:hAnsi="Segoe UI" w:cs="Segoe UI"/>
          <w:color w:val="000000" w:themeColor="text1"/>
          <w:sz w:val="21"/>
          <w:szCs w:val="21"/>
          <w:rPrChange w:id="1098" w:author="_" w:date="2025-11-25T12:49:00Z">
            <w:rPr>
              <w:ins w:id="1099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100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101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Допустим:</w:t>
        </w:r>
      </w:ins>
    </w:p>
    <w:p w14:paraId="1E35A58D" w14:textId="77777777" w:rsidR="006941F9" w:rsidRPr="006941F9" w:rsidRDefault="006941F9" w:rsidP="006941F9">
      <w:pPr>
        <w:pStyle w:val="ds-markdown-paragraph"/>
        <w:numPr>
          <w:ilvl w:val="0"/>
          <w:numId w:val="74"/>
        </w:numPr>
        <w:spacing w:before="0" w:beforeAutospacing="0" w:after="0" w:afterAutospacing="0" w:line="360" w:lineRule="atLeast"/>
        <w:rPr>
          <w:ins w:id="1102" w:author="_" w:date="2025-11-25T12:48:00Z"/>
          <w:rFonts w:ascii="Segoe UI" w:hAnsi="Segoe UI" w:cs="Segoe UI"/>
          <w:color w:val="000000" w:themeColor="text1"/>
          <w:sz w:val="21"/>
          <w:szCs w:val="21"/>
          <w:rPrChange w:id="1103" w:author="_" w:date="2025-11-25T12:49:00Z">
            <w:rPr>
              <w:ins w:id="1104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105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106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Период прогноза: 5 лет.</w:t>
        </w:r>
      </w:ins>
    </w:p>
    <w:p w14:paraId="0B1CD942" w14:textId="77777777" w:rsidR="006941F9" w:rsidRPr="006941F9" w:rsidRDefault="006941F9" w:rsidP="006941F9">
      <w:pPr>
        <w:pStyle w:val="ds-markdown-paragraph"/>
        <w:numPr>
          <w:ilvl w:val="0"/>
          <w:numId w:val="74"/>
        </w:numPr>
        <w:spacing w:before="0" w:beforeAutospacing="0" w:after="0" w:afterAutospacing="0" w:line="360" w:lineRule="atLeast"/>
        <w:rPr>
          <w:ins w:id="1107" w:author="_" w:date="2025-11-25T12:48:00Z"/>
          <w:rFonts w:ascii="Segoe UI" w:hAnsi="Segoe UI" w:cs="Segoe UI"/>
          <w:color w:val="000000" w:themeColor="text1"/>
          <w:sz w:val="21"/>
          <w:szCs w:val="21"/>
          <w:rPrChange w:id="1108" w:author="_" w:date="2025-11-25T12:49:00Z">
            <w:rPr>
              <w:ins w:id="1109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110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111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ЧОД первого года: 550 000 000 руб.</w:t>
        </w:r>
      </w:ins>
    </w:p>
    <w:p w14:paraId="6CC773F1" w14:textId="77777777" w:rsidR="006941F9" w:rsidRPr="006941F9" w:rsidRDefault="006941F9" w:rsidP="006941F9">
      <w:pPr>
        <w:pStyle w:val="ds-markdown-paragraph"/>
        <w:numPr>
          <w:ilvl w:val="0"/>
          <w:numId w:val="74"/>
        </w:numPr>
        <w:spacing w:before="0" w:beforeAutospacing="0" w:after="0" w:afterAutospacing="0" w:line="360" w:lineRule="atLeast"/>
        <w:rPr>
          <w:ins w:id="1112" w:author="_" w:date="2025-11-25T12:48:00Z"/>
          <w:rFonts w:ascii="Segoe UI" w:hAnsi="Segoe UI" w:cs="Segoe UI"/>
          <w:color w:val="000000" w:themeColor="text1"/>
          <w:sz w:val="21"/>
          <w:szCs w:val="21"/>
          <w:rPrChange w:id="1113" w:author="_" w:date="2025-11-25T12:49:00Z">
            <w:rPr>
              <w:ins w:id="1114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115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116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Ежегодный рост арендных ставок: 3% (соответственно, рост ЧОД на 3% в год).</w:t>
        </w:r>
      </w:ins>
    </w:p>
    <w:p w14:paraId="3AB7E2E1" w14:textId="77777777" w:rsidR="006941F9" w:rsidRPr="006941F9" w:rsidRDefault="006941F9" w:rsidP="006941F9">
      <w:pPr>
        <w:pStyle w:val="ds-markdown-paragraph"/>
        <w:numPr>
          <w:ilvl w:val="0"/>
          <w:numId w:val="74"/>
        </w:numPr>
        <w:spacing w:before="0" w:beforeAutospacing="0" w:after="0" w:afterAutospacing="0" w:line="360" w:lineRule="atLeast"/>
        <w:rPr>
          <w:ins w:id="1117" w:author="_" w:date="2025-11-25T12:48:00Z"/>
          <w:rFonts w:ascii="Segoe UI" w:hAnsi="Segoe UI" w:cs="Segoe UI"/>
          <w:color w:val="000000" w:themeColor="text1"/>
          <w:sz w:val="21"/>
          <w:szCs w:val="21"/>
          <w:rPrChange w:id="1118" w:author="_" w:date="2025-11-25T12:49:00Z">
            <w:rPr>
              <w:ins w:id="1119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120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121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Ставка дисконтирования: 13.5%.</w:t>
        </w:r>
      </w:ins>
    </w:p>
    <w:p w14:paraId="3B87B52B" w14:textId="77777777" w:rsidR="006941F9" w:rsidRPr="006941F9" w:rsidRDefault="006941F9" w:rsidP="006941F9">
      <w:pPr>
        <w:pStyle w:val="ds-markdown-paragraph"/>
        <w:numPr>
          <w:ilvl w:val="0"/>
          <w:numId w:val="74"/>
        </w:numPr>
        <w:spacing w:before="0" w:beforeAutospacing="0" w:after="0" w:afterAutospacing="0" w:line="360" w:lineRule="atLeast"/>
        <w:rPr>
          <w:ins w:id="1122" w:author="_" w:date="2025-11-25T12:48:00Z"/>
          <w:rFonts w:ascii="Segoe UI" w:hAnsi="Segoe UI" w:cs="Segoe UI"/>
          <w:color w:val="000000" w:themeColor="text1"/>
          <w:sz w:val="21"/>
          <w:szCs w:val="21"/>
          <w:rPrChange w:id="1123" w:author="_" w:date="2025-11-25T12:49:00Z">
            <w:rPr>
              <w:ins w:id="1124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125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126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Терминальная ставка капитализации: 10.5%.</w:t>
        </w:r>
      </w:ins>
    </w:p>
    <w:p w14:paraId="603E0DE2" w14:textId="77777777" w:rsidR="006941F9" w:rsidRPr="006941F9" w:rsidRDefault="006941F9" w:rsidP="006941F9">
      <w:pPr>
        <w:pStyle w:val="ds-markdown-paragraph"/>
        <w:numPr>
          <w:ilvl w:val="0"/>
          <w:numId w:val="74"/>
        </w:numPr>
        <w:spacing w:before="0" w:beforeAutospacing="0" w:after="0" w:afterAutospacing="0" w:line="360" w:lineRule="atLeast"/>
        <w:rPr>
          <w:ins w:id="1127" w:author="_" w:date="2025-11-25T12:48:00Z"/>
          <w:rFonts w:ascii="Segoe UI" w:hAnsi="Segoe UI" w:cs="Segoe UI"/>
          <w:color w:val="000000" w:themeColor="text1"/>
          <w:sz w:val="21"/>
          <w:szCs w:val="21"/>
          <w:rPrChange w:id="1128" w:author="_" w:date="2025-11-25T12:49:00Z">
            <w:rPr>
              <w:ins w:id="1129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130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131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Резерв на замещение: 3% от валового дохода.</w:t>
        </w:r>
      </w:ins>
    </w:p>
    <w:p w14:paraId="47A77A15" w14:textId="77777777" w:rsidR="006941F9" w:rsidRPr="006941F9" w:rsidRDefault="006941F9" w:rsidP="006941F9">
      <w:pPr>
        <w:pStyle w:val="ds-markdown-paragraph"/>
        <w:spacing w:before="180" w:beforeAutospacing="0" w:after="60" w:afterAutospacing="0" w:line="360" w:lineRule="atLeast"/>
        <w:rPr>
          <w:ins w:id="1132" w:author="_" w:date="2025-11-25T12:48:00Z"/>
          <w:rFonts w:ascii="Segoe UI" w:hAnsi="Segoe UI" w:cs="Segoe UI"/>
          <w:color w:val="000000" w:themeColor="text1"/>
          <w:sz w:val="21"/>
          <w:szCs w:val="21"/>
          <w:rPrChange w:id="1133" w:author="_" w:date="2025-11-25T12:49:00Z">
            <w:rPr>
              <w:ins w:id="1134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135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136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Расчет:</w:t>
        </w:r>
      </w:ins>
    </w:p>
    <w:p w14:paraId="7F034F71" w14:textId="77777777" w:rsidR="006941F9" w:rsidRPr="006941F9" w:rsidRDefault="006941F9" w:rsidP="006941F9">
      <w:pPr>
        <w:pStyle w:val="ds-markdown-paragraph"/>
        <w:numPr>
          <w:ilvl w:val="0"/>
          <w:numId w:val="75"/>
        </w:numPr>
        <w:spacing w:before="0" w:beforeAutospacing="0" w:after="30" w:afterAutospacing="0" w:line="360" w:lineRule="atLeast"/>
        <w:rPr>
          <w:ins w:id="1137" w:author="_" w:date="2025-11-25T12:48:00Z"/>
          <w:rFonts w:ascii="Segoe UI" w:hAnsi="Segoe UI" w:cs="Segoe UI"/>
          <w:color w:val="000000" w:themeColor="text1"/>
          <w:sz w:val="21"/>
          <w:szCs w:val="21"/>
          <w:rPrChange w:id="1138" w:author="_" w:date="2025-11-25T12:49:00Z">
            <w:rPr>
              <w:ins w:id="1139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140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141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Прогноз ЧОД на 5 лет:</w:t>
        </w:r>
      </w:ins>
    </w:p>
    <w:p w14:paraId="3D0B9DC2" w14:textId="77777777" w:rsidR="006941F9" w:rsidRPr="006941F9" w:rsidRDefault="006941F9" w:rsidP="006941F9">
      <w:pPr>
        <w:pStyle w:val="ds-markdown-paragraph"/>
        <w:numPr>
          <w:ilvl w:val="1"/>
          <w:numId w:val="75"/>
        </w:numPr>
        <w:spacing w:before="0" w:beforeAutospacing="0" w:after="0" w:afterAutospacing="0" w:line="360" w:lineRule="atLeast"/>
        <w:rPr>
          <w:ins w:id="1142" w:author="_" w:date="2025-11-25T12:48:00Z"/>
          <w:rFonts w:ascii="Segoe UI" w:hAnsi="Segoe UI" w:cs="Segoe UI"/>
          <w:color w:val="000000" w:themeColor="text1"/>
          <w:sz w:val="21"/>
          <w:szCs w:val="21"/>
          <w:rPrChange w:id="1143" w:author="_" w:date="2025-11-25T12:49:00Z">
            <w:rPr>
              <w:ins w:id="1144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145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146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Год 1: 550 000 000</w:t>
        </w:r>
      </w:ins>
    </w:p>
    <w:p w14:paraId="01AFF120" w14:textId="77777777" w:rsidR="006941F9" w:rsidRPr="006941F9" w:rsidRDefault="006941F9" w:rsidP="006941F9">
      <w:pPr>
        <w:pStyle w:val="ds-markdown-paragraph"/>
        <w:numPr>
          <w:ilvl w:val="1"/>
          <w:numId w:val="75"/>
        </w:numPr>
        <w:spacing w:before="0" w:beforeAutospacing="0" w:after="0" w:afterAutospacing="0" w:line="360" w:lineRule="atLeast"/>
        <w:rPr>
          <w:ins w:id="1147" w:author="_" w:date="2025-11-25T12:48:00Z"/>
          <w:rFonts w:ascii="Segoe UI" w:hAnsi="Segoe UI" w:cs="Segoe UI"/>
          <w:color w:val="000000" w:themeColor="text1"/>
          <w:sz w:val="21"/>
          <w:szCs w:val="21"/>
          <w:rPrChange w:id="1148" w:author="_" w:date="2025-11-25T12:49:00Z">
            <w:rPr>
              <w:ins w:id="1149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150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151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Год 2: 550 000 000 * 1.03 = 566 500 000</w:t>
        </w:r>
      </w:ins>
    </w:p>
    <w:p w14:paraId="55C1FD57" w14:textId="77777777" w:rsidR="006941F9" w:rsidRPr="006941F9" w:rsidRDefault="006941F9" w:rsidP="006941F9">
      <w:pPr>
        <w:pStyle w:val="ds-markdown-paragraph"/>
        <w:numPr>
          <w:ilvl w:val="1"/>
          <w:numId w:val="75"/>
        </w:numPr>
        <w:spacing w:before="0" w:beforeAutospacing="0" w:after="0" w:afterAutospacing="0" w:line="360" w:lineRule="atLeast"/>
        <w:rPr>
          <w:ins w:id="1152" w:author="_" w:date="2025-11-25T12:48:00Z"/>
          <w:rFonts w:ascii="Segoe UI" w:hAnsi="Segoe UI" w:cs="Segoe UI"/>
          <w:color w:val="000000" w:themeColor="text1"/>
          <w:sz w:val="21"/>
          <w:szCs w:val="21"/>
          <w:rPrChange w:id="1153" w:author="_" w:date="2025-11-25T12:49:00Z">
            <w:rPr>
              <w:ins w:id="1154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155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156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Год 3: 566 500 000 * 1.03 = 583 495 000</w:t>
        </w:r>
      </w:ins>
    </w:p>
    <w:p w14:paraId="0E20CC9A" w14:textId="77777777" w:rsidR="006941F9" w:rsidRPr="006941F9" w:rsidRDefault="006941F9" w:rsidP="006941F9">
      <w:pPr>
        <w:pStyle w:val="ds-markdown-paragraph"/>
        <w:numPr>
          <w:ilvl w:val="1"/>
          <w:numId w:val="75"/>
        </w:numPr>
        <w:spacing w:before="0" w:beforeAutospacing="0" w:after="0" w:afterAutospacing="0" w:line="360" w:lineRule="atLeast"/>
        <w:rPr>
          <w:ins w:id="1157" w:author="_" w:date="2025-11-25T12:48:00Z"/>
          <w:rFonts w:ascii="Segoe UI" w:hAnsi="Segoe UI" w:cs="Segoe UI"/>
          <w:color w:val="000000" w:themeColor="text1"/>
          <w:sz w:val="21"/>
          <w:szCs w:val="21"/>
          <w:rPrChange w:id="1158" w:author="_" w:date="2025-11-25T12:49:00Z">
            <w:rPr>
              <w:ins w:id="1159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160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161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Год 4: 583 495 000 * 1.03 = 600 999 850</w:t>
        </w:r>
      </w:ins>
    </w:p>
    <w:p w14:paraId="1B55D9D5" w14:textId="77777777" w:rsidR="006941F9" w:rsidRPr="006941F9" w:rsidRDefault="006941F9" w:rsidP="006941F9">
      <w:pPr>
        <w:pStyle w:val="ds-markdown-paragraph"/>
        <w:numPr>
          <w:ilvl w:val="1"/>
          <w:numId w:val="75"/>
        </w:numPr>
        <w:spacing w:before="0" w:beforeAutospacing="0" w:after="0" w:afterAutospacing="0" w:line="360" w:lineRule="atLeast"/>
        <w:rPr>
          <w:ins w:id="1162" w:author="_" w:date="2025-11-25T12:48:00Z"/>
          <w:rFonts w:ascii="Segoe UI" w:hAnsi="Segoe UI" w:cs="Segoe UI"/>
          <w:color w:val="000000" w:themeColor="text1"/>
          <w:sz w:val="21"/>
          <w:szCs w:val="21"/>
          <w:rPrChange w:id="1163" w:author="_" w:date="2025-11-25T12:49:00Z">
            <w:rPr>
              <w:ins w:id="1164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165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166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Год 5: 600 999 850 * 1.03 = 619 029 846</w:t>
        </w:r>
      </w:ins>
    </w:p>
    <w:p w14:paraId="47928876" w14:textId="77777777" w:rsidR="006941F9" w:rsidRPr="006941F9" w:rsidRDefault="006941F9" w:rsidP="006941F9">
      <w:pPr>
        <w:pStyle w:val="ds-markdown-paragraph"/>
        <w:numPr>
          <w:ilvl w:val="0"/>
          <w:numId w:val="75"/>
        </w:numPr>
        <w:spacing w:before="0" w:beforeAutospacing="0" w:after="0" w:afterAutospacing="0" w:line="360" w:lineRule="atLeast"/>
        <w:rPr>
          <w:ins w:id="1167" w:author="_" w:date="2025-11-25T12:48:00Z"/>
          <w:rFonts w:ascii="Segoe UI" w:hAnsi="Segoe UI" w:cs="Segoe UI"/>
          <w:color w:val="000000" w:themeColor="text1"/>
          <w:sz w:val="21"/>
          <w:szCs w:val="21"/>
          <w:rPrChange w:id="1168" w:author="_" w:date="2025-11-25T12:49:00Z">
            <w:rPr>
              <w:ins w:id="1169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170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171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Денежный поток (CF) = ЧОД (резерв уже учтен в расходах, капитальные вложения не планируются).</w:t>
        </w:r>
      </w:ins>
    </w:p>
    <w:p w14:paraId="5B89E6AA" w14:textId="77777777" w:rsidR="006941F9" w:rsidRPr="006941F9" w:rsidRDefault="006941F9" w:rsidP="006941F9">
      <w:pPr>
        <w:pStyle w:val="ds-markdown-paragraph"/>
        <w:numPr>
          <w:ilvl w:val="0"/>
          <w:numId w:val="75"/>
        </w:numPr>
        <w:spacing w:before="0" w:beforeAutospacing="0" w:after="30" w:afterAutospacing="0" w:line="360" w:lineRule="atLeast"/>
        <w:rPr>
          <w:ins w:id="1172" w:author="_" w:date="2025-11-25T12:48:00Z"/>
          <w:rFonts w:ascii="Segoe UI" w:hAnsi="Segoe UI" w:cs="Segoe UI"/>
          <w:color w:val="000000" w:themeColor="text1"/>
          <w:sz w:val="21"/>
          <w:szCs w:val="21"/>
          <w:rPrChange w:id="1173" w:author="_" w:date="2025-11-25T12:49:00Z">
            <w:rPr>
              <w:ins w:id="1174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175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176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Дисконтирование денежных потоков:</w:t>
        </w:r>
      </w:ins>
    </w:p>
    <w:p w14:paraId="5462F2C1" w14:textId="77777777" w:rsidR="006941F9" w:rsidRPr="006941F9" w:rsidRDefault="006941F9" w:rsidP="006941F9">
      <w:pPr>
        <w:pStyle w:val="ds-markdown-paragraph"/>
        <w:numPr>
          <w:ilvl w:val="1"/>
          <w:numId w:val="75"/>
        </w:numPr>
        <w:spacing w:before="0" w:beforeAutospacing="0" w:after="0" w:afterAutospacing="0" w:line="360" w:lineRule="atLeast"/>
        <w:rPr>
          <w:ins w:id="1177" w:author="_" w:date="2025-11-25T12:48:00Z"/>
          <w:rFonts w:ascii="Segoe UI" w:hAnsi="Segoe UI" w:cs="Segoe UI"/>
          <w:color w:val="000000" w:themeColor="text1"/>
          <w:sz w:val="21"/>
          <w:szCs w:val="21"/>
          <w:rPrChange w:id="1178" w:author="_" w:date="2025-11-25T12:49:00Z">
            <w:rPr>
              <w:ins w:id="1179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180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181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PV1 = 550 000 000 / (1+0.</w:t>
        </w:r>
        <w:proofErr w:type="gramStart"/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182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135)^</w:t>
        </w:r>
        <w:proofErr w:type="gramEnd"/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183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1 = 484 669 603</w:t>
        </w:r>
      </w:ins>
    </w:p>
    <w:p w14:paraId="7307BEA3" w14:textId="77777777" w:rsidR="006941F9" w:rsidRPr="006941F9" w:rsidRDefault="006941F9" w:rsidP="006941F9">
      <w:pPr>
        <w:pStyle w:val="ds-markdown-paragraph"/>
        <w:numPr>
          <w:ilvl w:val="1"/>
          <w:numId w:val="75"/>
        </w:numPr>
        <w:spacing w:before="0" w:beforeAutospacing="0" w:after="0" w:afterAutospacing="0" w:line="360" w:lineRule="atLeast"/>
        <w:rPr>
          <w:ins w:id="1184" w:author="_" w:date="2025-11-25T12:48:00Z"/>
          <w:rFonts w:ascii="Segoe UI" w:hAnsi="Segoe UI" w:cs="Segoe UI"/>
          <w:color w:val="000000" w:themeColor="text1"/>
          <w:sz w:val="21"/>
          <w:szCs w:val="21"/>
          <w:rPrChange w:id="1185" w:author="_" w:date="2025-11-25T12:49:00Z">
            <w:rPr>
              <w:ins w:id="1186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187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188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PV2 = 566 500 000 / (1+0.</w:t>
        </w:r>
        <w:proofErr w:type="gramStart"/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189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135)^</w:t>
        </w:r>
        <w:proofErr w:type="gramEnd"/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190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2 = 440 211 183</w:t>
        </w:r>
      </w:ins>
    </w:p>
    <w:p w14:paraId="0B295BF8" w14:textId="77777777" w:rsidR="006941F9" w:rsidRPr="006941F9" w:rsidRDefault="006941F9" w:rsidP="006941F9">
      <w:pPr>
        <w:pStyle w:val="ds-markdown-paragraph"/>
        <w:numPr>
          <w:ilvl w:val="1"/>
          <w:numId w:val="75"/>
        </w:numPr>
        <w:spacing w:before="0" w:beforeAutospacing="0" w:after="0" w:afterAutospacing="0" w:line="360" w:lineRule="atLeast"/>
        <w:rPr>
          <w:ins w:id="1191" w:author="_" w:date="2025-11-25T12:48:00Z"/>
          <w:rFonts w:ascii="Segoe UI" w:hAnsi="Segoe UI" w:cs="Segoe UI"/>
          <w:color w:val="000000" w:themeColor="text1"/>
          <w:sz w:val="21"/>
          <w:szCs w:val="21"/>
          <w:rPrChange w:id="1192" w:author="_" w:date="2025-11-25T12:49:00Z">
            <w:rPr>
              <w:ins w:id="1193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194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195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PV3 = 583 495 000 / (1+0.</w:t>
        </w:r>
        <w:proofErr w:type="gramStart"/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196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135)^</w:t>
        </w:r>
        <w:proofErr w:type="gramEnd"/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197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3 = 400 211 123</w:t>
        </w:r>
      </w:ins>
    </w:p>
    <w:p w14:paraId="4CB9EA2C" w14:textId="77777777" w:rsidR="006941F9" w:rsidRPr="006941F9" w:rsidRDefault="006941F9" w:rsidP="006941F9">
      <w:pPr>
        <w:pStyle w:val="ds-markdown-paragraph"/>
        <w:numPr>
          <w:ilvl w:val="1"/>
          <w:numId w:val="75"/>
        </w:numPr>
        <w:spacing w:before="0" w:beforeAutospacing="0" w:after="0" w:afterAutospacing="0" w:line="360" w:lineRule="atLeast"/>
        <w:rPr>
          <w:ins w:id="1198" w:author="_" w:date="2025-11-25T12:48:00Z"/>
          <w:rFonts w:ascii="Segoe UI" w:hAnsi="Segoe UI" w:cs="Segoe UI"/>
          <w:color w:val="000000" w:themeColor="text1"/>
          <w:sz w:val="21"/>
          <w:szCs w:val="21"/>
          <w:rPrChange w:id="1199" w:author="_" w:date="2025-11-25T12:49:00Z">
            <w:rPr>
              <w:ins w:id="1200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201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202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PV4 = 600 999 850 / (1+0.</w:t>
        </w:r>
        <w:proofErr w:type="gramStart"/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203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135)^</w:t>
        </w:r>
        <w:proofErr w:type="gramEnd"/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204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4 = 363 424 678</w:t>
        </w:r>
      </w:ins>
    </w:p>
    <w:p w14:paraId="135972DA" w14:textId="77777777" w:rsidR="006941F9" w:rsidRPr="006941F9" w:rsidRDefault="006941F9" w:rsidP="006941F9">
      <w:pPr>
        <w:pStyle w:val="ds-markdown-paragraph"/>
        <w:numPr>
          <w:ilvl w:val="1"/>
          <w:numId w:val="75"/>
        </w:numPr>
        <w:spacing w:before="0" w:beforeAutospacing="0" w:after="0" w:afterAutospacing="0" w:line="360" w:lineRule="atLeast"/>
        <w:rPr>
          <w:ins w:id="1205" w:author="_" w:date="2025-11-25T12:48:00Z"/>
          <w:rFonts w:ascii="Segoe UI" w:hAnsi="Segoe UI" w:cs="Segoe UI"/>
          <w:color w:val="000000" w:themeColor="text1"/>
          <w:sz w:val="21"/>
          <w:szCs w:val="21"/>
          <w:rPrChange w:id="1206" w:author="_" w:date="2025-11-25T12:49:00Z">
            <w:rPr>
              <w:ins w:id="1207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208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209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PV5 = 619 029 846 / (1+0.</w:t>
        </w:r>
        <w:proofErr w:type="gramStart"/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210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135)^</w:t>
        </w:r>
        <w:proofErr w:type="gramEnd"/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211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5 = 329 623 346</w:t>
        </w:r>
      </w:ins>
    </w:p>
    <w:p w14:paraId="6997D901" w14:textId="77777777" w:rsidR="006941F9" w:rsidRPr="006941F9" w:rsidRDefault="006941F9" w:rsidP="006941F9">
      <w:pPr>
        <w:pStyle w:val="ds-markdown-paragraph"/>
        <w:spacing w:before="30" w:beforeAutospacing="0" w:after="0" w:afterAutospacing="0" w:line="360" w:lineRule="atLeast"/>
        <w:ind w:left="720"/>
        <w:rPr>
          <w:ins w:id="1212" w:author="_" w:date="2025-11-25T12:48:00Z"/>
          <w:rFonts w:ascii="Segoe UI" w:hAnsi="Segoe UI" w:cs="Segoe UI"/>
          <w:color w:val="000000" w:themeColor="text1"/>
          <w:sz w:val="21"/>
          <w:szCs w:val="21"/>
          <w:rPrChange w:id="1213" w:author="_" w:date="2025-11-25T12:49:00Z">
            <w:rPr>
              <w:ins w:id="1214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215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216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Сумма PV за прогнозный период = 2 018 139 933 руб.</w:t>
        </w:r>
      </w:ins>
    </w:p>
    <w:p w14:paraId="016CE3F8" w14:textId="77777777" w:rsidR="006941F9" w:rsidRPr="006941F9" w:rsidRDefault="006941F9" w:rsidP="006941F9">
      <w:pPr>
        <w:pStyle w:val="ds-markdown-paragraph"/>
        <w:numPr>
          <w:ilvl w:val="0"/>
          <w:numId w:val="75"/>
        </w:numPr>
        <w:spacing w:before="0" w:beforeAutospacing="0" w:after="30" w:afterAutospacing="0" w:line="360" w:lineRule="atLeast"/>
        <w:rPr>
          <w:ins w:id="1217" w:author="_" w:date="2025-11-25T12:48:00Z"/>
          <w:rFonts w:ascii="Segoe UI" w:hAnsi="Segoe UI" w:cs="Segoe UI"/>
          <w:color w:val="000000" w:themeColor="text1"/>
          <w:sz w:val="21"/>
          <w:szCs w:val="21"/>
          <w:rPrChange w:id="1218" w:author="_" w:date="2025-11-25T12:49:00Z">
            <w:rPr>
              <w:ins w:id="1219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220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221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Терминальная стоимость:</w:t>
        </w:r>
      </w:ins>
    </w:p>
    <w:p w14:paraId="49724416" w14:textId="77777777" w:rsidR="006941F9" w:rsidRPr="006941F9" w:rsidRDefault="006941F9" w:rsidP="006941F9">
      <w:pPr>
        <w:pStyle w:val="ds-markdown-paragraph"/>
        <w:numPr>
          <w:ilvl w:val="1"/>
          <w:numId w:val="75"/>
        </w:numPr>
        <w:spacing w:before="0" w:beforeAutospacing="0" w:after="0" w:afterAutospacing="0" w:line="360" w:lineRule="atLeast"/>
        <w:rPr>
          <w:ins w:id="1222" w:author="_" w:date="2025-11-25T12:48:00Z"/>
          <w:rFonts w:ascii="Segoe UI" w:hAnsi="Segoe UI" w:cs="Segoe UI"/>
          <w:color w:val="000000" w:themeColor="text1"/>
          <w:sz w:val="21"/>
          <w:szCs w:val="21"/>
          <w:rPrChange w:id="1223" w:author="_" w:date="2025-11-25T12:49:00Z">
            <w:rPr>
              <w:ins w:id="1224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225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226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lastRenderedPageBreak/>
          <w:t>ЧОД года, следующего за прогнозным (год 6) = 619 029 846 * 1.03 = 637 600 741</w:t>
        </w:r>
      </w:ins>
    </w:p>
    <w:p w14:paraId="3FAAD32A" w14:textId="77777777" w:rsidR="006941F9" w:rsidRPr="006941F9" w:rsidRDefault="006941F9" w:rsidP="006941F9">
      <w:pPr>
        <w:pStyle w:val="ds-markdown-paragraph"/>
        <w:numPr>
          <w:ilvl w:val="1"/>
          <w:numId w:val="75"/>
        </w:numPr>
        <w:spacing w:before="0" w:beforeAutospacing="0" w:after="0" w:afterAutospacing="0" w:line="360" w:lineRule="atLeast"/>
        <w:rPr>
          <w:ins w:id="1227" w:author="_" w:date="2025-11-25T12:48:00Z"/>
          <w:rFonts w:ascii="Segoe UI" w:hAnsi="Segoe UI" w:cs="Segoe UI"/>
          <w:color w:val="000000" w:themeColor="text1"/>
          <w:sz w:val="21"/>
          <w:szCs w:val="21"/>
          <w:rPrChange w:id="1228" w:author="_" w:date="2025-11-25T12:49:00Z">
            <w:rPr>
              <w:ins w:id="1229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230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231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TV = 637 600 741 / 0.105 = 6 072 392 771</w:t>
        </w:r>
      </w:ins>
    </w:p>
    <w:p w14:paraId="1773C907" w14:textId="77777777" w:rsidR="006941F9" w:rsidRPr="006941F9" w:rsidRDefault="006941F9" w:rsidP="006941F9">
      <w:pPr>
        <w:pStyle w:val="ds-markdown-paragraph"/>
        <w:numPr>
          <w:ilvl w:val="1"/>
          <w:numId w:val="75"/>
        </w:numPr>
        <w:spacing w:before="0" w:beforeAutospacing="0" w:after="0" w:afterAutospacing="0" w:line="360" w:lineRule="atLeast"/>
        <w:rPr>
          <w:ins w:id="1232" w:author="_" w:date="2025-11-25T12:48:00Z"/>
          <w:rFonts w:ascii="Segoe UI" w:hAnsi="Segoe UI" w:cs="Segoe UI"/>
          <w:color w:val="000000" w:themeColor="text1"/>
          <w:sz w:val="21"/>
          <w:szCs w:val="21"/>
          <w:rPrChange w:id="1233" w:author="_" w:date="2025-11-25T12:49:00Z">
            <w:rPr>
              <w:ins w:id="1234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235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236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Текущая стоимость TV = 6 072 392 771 / (1+0.</w:t>
        </w:r>
        <w:proofErr w:type="gramStart"/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237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135)^</w:t>
        </w:r>
        <w:proofErr w:type="gramEnd"/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238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5 = 3 235 123 789</w:t>
        </w:r>
      </w:ins>
    </w:p>
    <w:p w14:paraId="4FF3D20E" w14:textId="77777777" w:rsidR="006941F9" w:rsidRPr="006941F9" w:rsidRDefault="006941F9" w:rsidP="006941F9">
      <w:pPr>
        <w:pStyle w:val="ds-markdown-paragraph"/>
        <w:numPr>
          <w:ilvl w:val="0"/>
          <w:numId w:val="75"/>
        </w:numPr>
        <w:spacing w:before="0" w:beforeAutospacing="0" w:after="0" w:afterAutospacing="0" w:line="360" w:lineRule="atLeast"/>
        <w:rPr>
          <w:ins w:id="1239" w:author="_" w:date="2025-11-25T12:48:00Z"/>
          <w:rFonts w:ascii="Segoe UI" w:hAnsi="Segoe UI" w:cs="Segoe UI"/>
          <w:color w:val="000000" w:themeColor="text1"/>
          <w:sz w:val="21"/>
          <w:szCs w:val="21"/>
          <w:rPrChange w:id="1240" w:author="_" w:date="2025-11-25T12:49:00Z">
            <w:rPr>
              <w:ins w:id="1241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242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243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Итого рыночная стоимость = 2 018 139 933 + 3 235 123 789 = 5 253 263 722 руб.</w:t>
        </w:r>
      </w:ins>
    </w:p>
    <w:p w14:paraId="57CE4BFC" w14:textId="77777777" w:rsidR="006941F9" w:rsidRPr="006941F9" w:rsidRDefault="006941F9" w:rsidP="006941F9">
      <w:pPr>
        <w:pStyle w:val="ds-markdown-paragraph"/>
        <w:spacing w:before="180" w:beforeAutospacing="0" w:after="180" w:afterAutospacing="0" w:line="360" w:lineRule="atLeast"/>
        <w:rPr>
          <w:ins w:id="1244" w:author="_" w:date="2025-11-25T12:48:00Z"/>
          <w:rFonts w:ascii="Segoe UI" w:hAnsi="Segoe UI" w:cs="Segoe UI"/>
          <w:color w:val="000000" w:themeColor="text1"/>
          <w:sz w:val="21"/>
          <w:szCs w:val="21"/>
          <w:rPrChange w:id="1245" w:author="_" w:date="2025-11-25T12:49:00Z">
            <w:rPr>
              <w:ins w:id="1246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247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sz w:val="21"/>
            <w:szCs w:val="21"/>
            <w:rPrChange w:id="1248" w:author="_" w:date="2025-11-25T12:49:00Z">
              <w:rPr>
                <w:rStyle w:val="afa"/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3.3. Метод прямой капитализации (ПК)</w:t>
        </w:r>
      </w:ins>
    </w:p>
    <w:p w14:paraId="2045E7C7" w14:textId="77777777" w:rsidR="006941F9" w:rsidRPr="006941F9" w:rsidRDefault="006941F9" w:rsidP="006941F9">
      <w:pPr>
        <w:pStyle w:val="ds-markdown-paragraph"/>
        <w:spacing w:before="180" w:beforeAutospacing="0" w:after="180" w:afterAutospacing="0" w:line="360" w:lineRule="atLeast"/>
        <w:rPr>
          <w:ins w:id="1249" w:author="_" w:date="2025-11-25T12:48:00Z"/>
          <w:rFonts w:ascii="Segoe UI" w:hAnsi="Segoe UI" w:cs="Segoe UI"/>
          <w:color w:val="000000" w:themeColor="text1"/>
          <w:sz w:val="21"/>
          <w:szCs w:val="21"/>
          <w:rPrChange w:id="1250" w:author="_" w:date="2025-11-25T12:49:00Z">
            <w:rPr>
              <w:ins w:id="1251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252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253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Применяется для стабильных ТЦ с загрузкой &gt;95%. Формула:</w:t>
        </w:r>
      </w:ins>
    </w:p>
    <w:p w14:paraId="34D97FFB" w14:textId="77777777" w:rsidR="006941F9" w:rsidRPr="006941F9" w:rsidRDefault="006941F9" w:rsidP="006941F9">
      <w:pPr>
        <w:spacing w:line="360" w:lineRule="atLeast"/>
        <w:rPr>
          <w:ins w:id="1254" w:author="_" w:date="2025-11-25T12:48:00Z"/>
          <w:rFonts w:ascii="Segoe UI" w:hAnsi="Segoe UI" w:cs="Segoe UI"/>
          <w:color w:val="000000" w:themeColor="text1"/>
          <w:sz w:val="21"/>
          <w:szCs w:val="21"/>
          <w:rPrChange w:id="1255" w:author="_" w:date="2025-11-25T12:49:00Z">
            <w:rPr>
              <w:ins w:id="1256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257" w:author="_" w:date="2025-11-25T12:48:00Z">
        <w:r w:rsidRPr="006941F9">
          <w:rPr>
            <w:rStyle w:val="katex-mathml"/>
            <w:color w:val="000000" w:themeColor="text1"/>
            <w:sz w:val="25"/>
            <w:szCs w:val="25"/>
            <w:bdr w:val="none" w:sz="0" w:space="0" w:color="auto" w:frame="1"/>
            <w:rPrChange w:id="1258" w:author="_" w:date="2025-11-25T12:49:00Z">
              <w:rPr>
                <w:rStyle w:val="katex-mathml"/>
                <w:color w:val="CFD3D6"/>
                <w:sz w:val="25"/>
                <w:szCs w:val="25"/>
                <w:bdr w:val="none" w:sz="0" w:space="0" w:color="auto" w:frame="1"/>
              </w:rPr>
            </w:rPrChange>
          </w:rPr>
          <w:t>V=ЧОДR</w:t>
        </w:r>
        <w:r w:rsidRPr="006941F9">
          <w:rPr>
            <w:rStyle w:val="mord"/>
            <w:rFonts w:ascii="KaTeX_Math" w:hAnsi="KaTeX_Math"/>
            <w:i/>
            <w:iCs/>
            <w:color w:val="000000" w:themeColor="text1"/>
            <w:sz w:val="25"/>
            <w:szCs w:val="25"/>
            <w:rPrChange w:id="1259" w:author="_" w:date="2025-11-25T12:49:00Z">
              <w:rPr>
                <w:rStyle w:val="mord"/>
                <w:rFonts w:ascii="KaTeX_Math" w:hAnsi="KaTeX_Math"/>
                <w:i/>
                <w:iCs/>
                <w:color w:val="CFD3D6"/>
                <w:sz w:val="25"/>
                <w:szCs w:val="25"/>
              </w:rPr>
            </w:rPrChange>
          </w:rPr>
          <w:t>V</w:t>
        </w:r>
        <w:r w:rsidRPr="006941F9">
          <w:rPr>
            <w:rStyle w:val="mrel"/>
            <w:color w:val="000000" w:themeColor="text1"/>
            <w:sz w:val="25"/>
            <w:szCs w:val="25"/>
            <w:rPrChange w:id="1260" w:author="_" w:date="2025-11-25T12:49:00Z">
              <w:rPr>
                <w:rStyle w:val="mrel"/>
                <w:color w:val="CFD3D6"/>
                <w:sz w:val="25"/>
                <w:szCs w:val="25"/>
              </w:rPr>
            </w:rPrChange>
          </w:rPr>
          <w:t>=</w:t>
        </w:r>
        <w:r w:rsidRPr="006941F9">
          <w:rPr>
            <w:rStyle w:val="mord"/>
            <w:rFonts w:ascii="KaTeX_Math" w:hAnsi="KaTeX_Math"/>
            <w:i/>
            <w:iCs/>
            <w:color w:val="000000" w:themeColor="text1"/>
            <w:sz w:val="25"/>
            <w:szCs w:val="25"/>
            <w:rPrChange w:id="1261" w:author="_" w:date="2025-11-25T12:49:00Z">
              <w:rPr>
                <w:rStyle w:val="mord"/>
                <w:rFonts w:ascii="KaTeX_Math" w:hAnsi="KaTeX_Math"/>
                <w:i/>
                <w:iCs/>
                <w:color w:val="CFD3D6"/>
                <w:sz w:val="25"/>
                <w:szCs w:val="25"/>
              </w:rPr>
            </w:rPrChange>
          </w:rPr>
          <w:t>R</w:t>
        </w:r>
        <w:r w:rsidRPr="006941F9">
          <w:rPr>
            <w:rStyle w:val="mord"/>
            <w:color w:val="000000" w:themeColor="text1"/>
            <w:sz w:val="25"/>
            <w:szCs w:val="25"/>
            <w:rPrChange w:id="1262" w:author="_" w:date="2025-11-25T12:49:00Z">
              <w:rPr>
                <w:rStyle w:val="mord"/>
                <w:color w:val="CFD3D6"/>
                <w:sz w:val="25"/>
                <w:szCs w:val="25"/>
              </w:rPr>
            </w:rPrChange>
          </w:rPr>
          <w:t>ЧОД</w:t>
        </w:r>
        <w:r w:rsidRPr="006941F9">
          <w:rPr>
            <w:rStyle w:val="vlist-s"/>
            <w:color w:val="000000" w:themeColor="text1"/>
            <w:sz w:val="2"/>
            <w:szCs w:val="2"/>
            <w:rPrChange w:id="1263" w:author="_" w:date="2025-11-25T12:49:00Z">
              <w:rPr>
                <w:rStyle w:val="vlist-s"/>
                <w:color w:val="CFD3D6"/>
                <w:sz w:val="2"/>
                <w:szCs w:val="2"/>
              </w:rPr>
            </w:rPrChange>
          </w:rPr>
          <w:t>​</w:t>
        </w:r>
      </w:ins>
    </w:p>
    <w:p w14:paraId="170F8CFD" w14:textId="77777777" w:rsidR="006941F9" w:rsidRPr="006941F9" w:rsidRDefault="006941F9" w:rsidP="006941F9">
      <w:pPr>
        <w:pStyle w:val="ds-markdown-paragraph"/>
        <w:spacing w:before="180" w:beforeAutospacing="0" w:after="180" w:afterAutospacing="0" w:line="360" w:lineRule="atLeast"/>
        <w:rPr>
          <w:ins w:id="1264" w:author="_" w:date="2025-11-25T12:48:00Z"/>
          <w:rFonts w:ascii="Segoe UI" w:hAnsi="Segoe UI" w:cs="Segoe UI"/>
          <w:color w:val="000000" w:themeColor="text1"/>
          <w:sz w:val="21"/>
          <w:szCs w:val="21"/>
          <w:rPrChange w:id="1265" w:author="_" w:date="2025-11-25T12:49:00Z">
            <w:rPr>
              <w:ins w:id="1266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267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268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где ЧОД - стабилизированный чистый операционный доход, R - ставка капитализации.</w:t>
        </w:r>
      </w:ins>
    </w:p>
    <w:p w14:paraId="4AA0805B" w14:textId="77777777" w:rsidR="006941F9" w:rsidRPr="006941F9" w:rsidRDefault="006941F9" w:rsidP="006941F9">
      <w:pPr>
        <w:pStyle w:val="ds-markdown-paragraph"/>
        <w:numPr>
          <w:ilvl w:val="0"/>
          <w:numId w:val="76"/>
        </w:numPr>
        <w:spacing w:before="0" w:beforeAutospacing="0" w:after="0" w:afterAutospacing="0" w:line="360" w:lineRule="atLeast"/>
        <w:rPr>
          <w:ins w:id="1269" w:author="_" w:date="2025-11-25T12:48:00Z"/>
          <w:rFonts w:ascii="Segoe UI" w:hAnsi="Segoe UI" w:cs="Segoe UI"/>
          <w:color w:val="000000" w:themeColor="text1"/>
          <w:sz w:val="21"/>
          <w:szCs w:val="21"/>
          <w:rPrChange w:id="1270" w:author="_" w:date="2025-11-25T12:49:00Z">
            <w:rPr>
              <w:ins w:id="1271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272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273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Стабилизированный ЧОД: скорректированный на резерв на замещение и загрузку 95-98%.</w:t>
        </w:r>
      </w:ins>
    </w:p>
    <w:p w14:paraId="0A68F09D" w14:textId="77777777" w:rsidR="006941F9" w:rsidRPr="006941F9" w:rsidRDefault="006941F9" w:rsidP="006941F9">
      <w:pPr>
        <w:pStyle w:val="ds-markdown-paragraph"/>
        <w:numPr>
          <w:ilvl w:val="0"/>
          <w:numId w:val="76"/>
        </w:numPr>
        <w:spacing w:before="0" w:beforeAutospacing="0" w:after="0" w:afterAutospacing="0" w:line="360" w:lineRule="atLeast"/>
        <w:rPr>
          <w:ins w:id="1274" w:author="_" w:date="2025-11-25T12:48:00Z"/>
          <w:rFonts w:ascii="Segoe UI" w:hAnsi="Segoe UI" w:cs="Segoe UI"/>
          <w:color w:val="000000" w:themeColor="text1"/>
          <w:sz w:val="21"/>
          <w:szCs w:val="21"/>
          <w:rPrChange w:id="1275" w:author="_" w:date="2025-11-25T12:49:00Z">
            <w:rPr>
              <w:ins w:id="1276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277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278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Ставка капитализации: определяется на основе рыночных данных (например, 10.5% для качественного ТЦ).</w:t>
        </w:r>
      </w:ins>
    </w:p>
    <w:p w14:paraId="76E36A6F" w14:textId="77777777" w:rsidR="006941F9" w:rsidRPr="006941F9" w:rsidRDefault="006941F9" w:rsidP="006941F9">
      <w:pPr>
        <w:pStyle w:val="ds-markdown-paragraph"/>
        <w:spacing w:before="180" w:beforeAutospacing="0" w:after="180" w:afterAutospacing="0" w:line="360" w:lineRule="atLeast"/>
        <w:rPr>
          <w:ins w:id="1279" w:author="_" w:date="2025-11-25T12:48:00Z"/>
          <w:rFonts w:ascii="Segoe UI" w:hAnsi="Segoe UI" w:cs="Segoe UI"/>
          <w:color w:val="000000" w:themeColor="text1"/>
          <w:sz w:val="21"/>
          <w:szCs w:val="21"/>
          <w:rPrChange w:id="1280" w:author="_" w:date="2025-11-25T12:49:00Z">
            <w:rPr>
              <w:ins w:id="1281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282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283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Пример:</w:t>
        </w:r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284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br/>
          <w:t>ЧОД = 550 000 000, R=10.5%, тогда V = 550 000 000 / 0.105 = 5 238 095 238 руб.</w:t>
        </w:r>
      </w:ins>
    </w:p>
    <w:p w14:paraId="0D771565" w14:textId="77777777" w:rsidR="006941F9" w:rsidRPr="006941F9" w:rsidRDefault="006941F9" w:rsidP="006941F9">
      <w:pPr>
        <w:pStyle w:val="ds-markdown-paragraph"/>
        <w:spacing w:before="180" w:beforeAutospacing="0" w:after="180" w:afterAutospacing="0" w:line="360" w:lineRule="atLeast"/>
        <w:rPr>
          <w:ins w:id="1285" w:author="_" w:date="2025-11-25T12:48:00Z"/>
          <w:rFonts w:ascii="Segoe UI" w:hAnsi="Segoe UI" w:cs="Segoe UI"/>
          <w:color w:val="000000" w:themeColor="text1"/>
          <w:sz w:val="21"/>
          <w:szCs w:val="21"/>
          <w:rPrChange w:id="1286" w:author="_" w:date="2025-11-25T12:49:00Z">
            <w:rPr>
              <w:ins w:id="1287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288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sz w:val="21"/>
            <w:szCs w:val="21"/>
            <w:rPrChange w:id="1289" w:author="_" w:date="2025-11-25T12:49:00Z">
              <w:rPr>
                <w:rStyle w:val="afa"/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3.4. Сравнение методов и итоговая стоимость</w:t>
        </w:r>
      </w:ins>
    </w:p>
    <w:p w14:paraId="2C7C7AEA" w14:textId="77777777" w:rsidR="006941F9" w:rsidRPr="006941F9" w:rsidRDefault="006941F9" w:rsidP="006941F9">
      <w:pPr>
        <w:pStyle w:val="ds-markdown-paragraph"/>
        <w:numPr>
          <w:ilvl w:val="0"/>
          <w:numId w:val="77"/>
        </w:numPr>
        <w:spacing w:before="0" w:beforeAutospacing="0" w:after="0" w:afterAutospacing="0" w:line="360" w:lineRule="atLeast"/>
        <w:rPr>
          <w:ins w:id="1290" w:author="_" w:date="2025-11-25T12:48:00Z"/>
          <w:rFonts w:ascii="Segoe UI" w:hAnsi="Segoe UI" w:cs="Segoe UI"/>
          <w:color w:val="000000" w:themeColor="text1"/>
          <w:sz w:val="21"/>
          <w:szCs w:val="21"/>
          <w:rPrChange w:id="1291" w:author="_" w:date="2025-11-25T12:49:00Z">
            <w:rPr>
              <w:ins w:id="1292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293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294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Стоимость по ДДП: 5 253 263 722 руб.</w:t>
        </w:r>
      </w:ins>
    </w:p>
    <w:p w14:paraId="3E8437D4" w14:textId="77777777" w:rsidR="006941F9" w:rsidRPr="006941F9" w:rsidRDefault="006941F9" w:rsidP="006941F9">
      <w:pPr>
        <w:pStyle w:val="ds-markdown-paragraph"/>
        <w:numPr>
          <w:ilvl w:val="0"/>
          <w:numId w:val="77"/>
        </w:numPr>
        <w:spacing w:before="0" w:beforeAutospacing="0" w:after="0" w:afterAutospacing="0" w:line="360" w:lineRule="atLeast"/>
        <w:rPr>
          <w:ins w:id="1295" w:author="_" w:date="2025-11-25T12:48:00Z"/>
          <w:rFonts w:ascii="Segoe UI" w:hAnsi="Segoe UI" w:cs="Segoe UI"/>
          <w:color w:val="000000" w:themeColor="text1"/>
          <w:sz w:val="21"/>
          <w:szCs w:val="21"/>
          <w:rPrChange w:id="1296" w:author="_" w:date="2025-11-25T12:49:00Z">
            <w:rPr>
              <w:ins w:id="1297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298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299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Стоимость по ПК: 5 238 095 238 руб.</w:t>
        </w:r>
      </w:ins>
    </w:p>
    <w:p w14:paraId="715E8B2B" w14:textId="77777777" w:rsidR="006941F9" w:rsidRPr="006941F9" w:rsidRDefault="006941F9" w:rsidP="006941F9">
      <w:pPr>
        <w:pStyle w:val="ds-markdown-paragraph"/>
        <w:spacing w:before="180" w:beforeAutospacing="0" w:after="180" w:afterAutospacing="0" w:line="360" w:lineRule="atLeast"/>
        <w:rPr>
          <w:ins w:id="1300" w:author="_" w:date="2025-11-25T12:48:00Z"/>
          <w:rFonts w:ascii="Segoe UI" w:hAnsi="Segoe UI" w:cs="Segoe UI"/>
          <w:color w:val="000000" w:themeColor="text1"/>
          <w:sz w:val="21"/>
          <w:szCs w:val="21"/>
          <w:rPrChange w:id="1301" w:author="_" w:date="2025-11-25T12:49:00Z">
            <w:rPr>
              <w:ins w:id="1302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303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304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Расхождения в пределах погрешности. Можно принять среднее значение или выбрать один метод в зависимости от условий.</w:t>
        </w:r>
      </w:ins>
    </w:p>
    <w:p w14:paraId="530DD194" w14:textId="77777777" w:rsidR="006941F9" w:rsidRPr="006941F9" w:rsidRDefault="006941F9" w:rsidP="006941F9">
      <w:pPr>
        <w:pStyle w:val="ds-markdown-paragraph"/>
        <w:spacing w:before="180" w:beforeAutospacing="0" w:after="180" w:afterAutospacing="0" w:line="360" w:lineRule="atLeast"/>
        <w:rPr>
          <w:ins w:id="1305" w:author="_" w:date="2025-11-25T12:48:00Z"/>
          <w:rFonts w:ascii="Segoe UI" w:hAnsi="Segoe UI" w:cs="Segoe UI"/>
          <w:color w:val="000000" w:themeColor="text1"/>
          <w:sz w:val="21"/>
          <w:szCs w:val="21"/>
          <w:rPrChange w:id="1306" w:author="_" w:date="2025-11-25T12:49:00Z">
            <w:rPr>
              <w:ins w:id="1307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308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sz w:val="21"/>
            <w:szCs w:val="21"/>
            <w:rPrChange w:id="1309" w:author="_" w:date="2025-11-25T12:49:00Z">
              <w:rPr>
                <w:rStyle w:val="afa"/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3.5. Выделение стоимости земельного участка</w:t>
        </w:r>
      </w:ins>
    </w:p>
    <w:p w14:paraId="542DF667" w14:textId="77777777" w:rsidR="006941F9" w:rsidRPr="006941F9" w:rsidRDefault="006941F9" w:rsidP="006941F9">
      <w:pPr>
        <w:pStyle w:val="ds-markdown-paragraph"/>
        <w:numPr>
          <w:ilvl w:val="0"/>
          <w:numId w:val="78"/>
        </w:numPr>
        <w:spacing w:before="0" w:beforeAutospacing="0" w:after="0" w:afterAutospacing="0" w:line="360" w:lineRule="atLeast"/>
        <w:rPr>
          <w:ins w:id="1310" w:author="_" w:date="2025-11-25T12:48:00Z"/>
          <w:rFonts w:ascii="Segoe UI" w:hAnsi="Segoe UI" w:cs="Segoe UI"/>
          <w:color w:val="000000" w:themeColor="text1"/>
          <w:sz w:val="21"/>
          <w:szCs w:val="21"/>
          <w:rPrChange w:id="1311" w:author="_" w:date="2025-11-25T12:49:00Z">
            <w:rPr>
              <w:ins w:id="1312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313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314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Стоимость права аренды земли определяется из общей стоимости ТЦ. Ориентир: не более 20% от общей стоимости.</w:t>
        </w:r>
      </w:ins>
    </w:p>
    <w:p w14:paraId="0252ACE1" w14:textId="77777777" w:rsidR="006941F9" w:rsidRPr="006941F9" w:rsidRDefault="006941F9" w:rsidP="006941F9">
      <w:pPr>
        <w:pStyle w:val="ds-markdown-paragraph"/>
        <w:numPr>
          <w:ilvl w:val="0"/>
          <w:numId w:val="78"/>
        </w:numPr>
        <w:spacing w:before="0" w:beforeAutospacing="0" w:after="0" w:afterAutospacing="0" w:line="360" w:lineRule="atLeast"/>
        <w:rPr>
          <w:ins w:id="1315" w:author="_" w:date="2025-11-25T12:48:00Z"/>
          <w:rFonts w:ascii="Segoe UI" w:hAnsi="Segoe UI" w:cs="Segoe UI"/>
          <w:color w:val="000000" w:themeColor="text1"/>
          <w:sz w:val="21"/>
          <w:szCs w:val="21"/>
          <w:rPrChange w:id="1316" w:author="_" w:date="2025-11-25T12:49:00Z">
            <w:rPr>
              <w:ins w:id="1317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318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319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Пример: общая стоимость 5 245 000 000 руб., кадастровая стоимость земли 658 800 000 руб. (12.6%) — принимается.</w:t>
        </w:r>
      </w:ins>
    </w:p>
    <w:p w14:paraId="38BEF6F3" w14:textId="77777777" w:rsidR="006941F9" w:rsidRPr="006941F9" w:rsidRDefault="006941F9" w:rsidP="006941F9">
      <w:pPr>
        <w:pStyle w:val="40"/>
        <w:spacing w:before="180" w:after="60" w:line="360" w:lineRule="atLeast"/>
        <w:rPr>
          <w:ins w:id="1320" w:author="_" w:date="2025-11-25T12:48:00Z"/>
          <w:rFonts w:ascii="Segoe UI" w:hAnsi="Segoe UI" w:cs="Segoe UI"/>
          <w:color w:val="000000" w:themeColor="text1"/>
          <w:sz w:val="21"/>
          <w:szCs w:val="21"/>
          <w:rPrChange w:id="1321" w:author="_" w:date="2025-11-25T12:49:00Z">
            <w:rPr>
              <w:ins w:id="1322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323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324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4. Формирование залоговой стоимости</w:t>
        </w:r>
      </w:ins>
    </w:p>
    <w:p w14:paraId="11149F80" w14:textId="77777777" w:rsidR="006941F9" w:rsidRPr="006941F9" w:rsidRDefault="006941F9" w:rsidP="006941F9">
      <w:pPr>
        <w:pStyle w:val="ds-markdown-paragraph"/>
        <w:numPr>
          <w:ilvl w:val="0"/>
          <w:numId w:val="79"/>
        </w:numPr>
        <w:spacing w:before="0" w:beforeAutospacing="0" w:after="0" w:afterAutospacing="0" w:line="360" w:lineRule="atLeast"/>
        <w:rPr>
          <w:ins w:id="1325" w:author="_" w:date="2025-11-25T12:48:00Z"/>
          <w:rFonts w:ascii="Segoe UI" w:hAnsi="Segoe UI" w:cs="Segoe UI"/>
          <w:color w:val="000000" w:themeColor="text1"/>
          <w:sz w:val="21"/>
          <w:szCs w:val="21"/>
          <w:rPrChange w:id="1326" w:author="_" w:date="2025-11-25T12:49:00Z">
            <w:rPr>
              <w:ins w:id="1327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328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329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Залоговый дисконт: 30% (для ТЦ со средними рисками).</w:t>
        </w:r>
      </w:ins>
    </w:p>
    <w:p w14:paraId="5F37A619" w14:textId="77777777" w:rsidR="006941F9" w:rsidRPr="006941F9" w:rsidRDefault="006941F9" w:rsidP="006941F9">
      <w:pPr>
        <w:pStyle w:val="ds-markdown-paragraph"/>
        <w:numPr>
          <w:ilvl w:val="0"/>
          <w:numId w:val="79"/>
        </w:numPr>
        <w:spacing w:before="0" w:beforeAutospacing="0" w:after="0" w:afterAutospacing="0" w:line="360" w:lineRule="atLeast"/>
        <w:rPr>
          <w:ins w:id="1330" w:author="_" w:date="2025-11-25T12:48:00Z"/>
          <w:rFonts w:ascii="Segoe UI" w:hAnsi="Segoe UI" w:cs="Segoe UI"/>
          <w:color w:val="000000" w:themeColor="text1"/>
          <w:sz w:val="21"/>
          <w:szCs w:val="21"/>
          <w:rPrChange w:id="1331" w:author="_" w:date="2025-11-25T12:49:00Z">
            <w:rPr>
              <w:ins w:id="1332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333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334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Залоговая стоимость = 5 245 000 000 * (1 - 0.30) = 3 671 500 000 руб.</w:t>
        </w:r>
      </w:ins>
    </w:p>
    <w:p w14:paraId="74EBFA8D" w14:textId="77777777" w:rsidR="006941F9" w:rsidRPr="006941F9" w:rsidRDefault="006941F9" w:rsidP="006941F9">
      <w:pPr>
        <w:pStyle w:val="40"/>
        <w:spacing w:before="180" w:after="180" w:line="360" w:lineRule="atLeast"/>
        <w:rPr>
          <w:ins w:id="1335" w:author="_" w:date="2025-11-25T12:48:00Z"/>
          <w:rFonts w:ascii="Segoe UI" w:hAnsi="Segoe UI" w:cs="Segoe UI"/>
          <w:color w:val="000000" w:themeColor="text1"/>
          <w:sz w:val="21"/>
          <w:szCs w:val="21"/>
          <w:rPrChange w:id="1336" w:author="_" w:date="2025-11-25T12:49:00Z">
            <w:rPr>
              <w:ins w:id="1337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338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339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5. Анализ рисков</w:t>
        </w:r>
      </w:ins>
    </w:p>
    <w:p w14:paraId="1BF7DB86" w14:textId="77777777" w:rsidR="006941F9" w:rsidRPr="006941F9" w:rsidRDefault="006941F9" w:rsidP="006941F9">
      <w:pPr>
        <w:pStyle w:val="ds-markdown-paragraph"/>
        <w:spacing w:before="180" w:beforeAutospacing="0" w:after="180" w:afterAutospacing="0" w:line="360" w:lineRule="atLeast"/>
        <w:rPr>
          <w:ins w:id="1340" w:author="_" w:date="2025-11-25T12:48:00Z"/>
          <w:rFonts w:ascii="Segoe UI" w:hAnsi="Segoe UI" w:cs="Segoe UI"/>
          <w:color w:val="000000" w:themeColor="text1"/>
          <w:sz w:val="21"/>
          <w:szCs w:val="21"/>
          <w:rPrChange w:id="1341" w:author="_" w:date="2025-11-25T12:49:00Z">
            <w:rPr>
              <w:ins w:id="1342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343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sz w:val="21"/>
            <w:szCs w:val="21"/>
            <w:rPrChange w:id="1344" w:author="_" w:date="2025-11-25T12:49:00Z">
              <w:rPr>
                <w:rStyle w:val="afa"/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5.1. Юридические риски:</w:t>
        </w:r>
      </w:ins>
    </w:p>
    <w:p w14:paraId="0EAD7787" w14:textId="77777777" w:rsidR="006941F9" w:rsidRPr="006941F9" w:rsidRDefault="006941F9" w:rsidP="006941F9">
      <w:pPr>
        <w:pStyle w:val="ds-markdown-paragraph"/>
        <w:numPr>
          <w:ilvl w:val="0"/>
          <w:numId w:val="80"/>
        </w:numPr>
        <w:spacing w:before="0" w:beforeAutospacing="0" w:after="0" w:afterAutospacing="0" w:line="360" w:lineRule="atLeast"/>
        <w:rPr>
          <w:ins w:id="1345" w:author="_" w:date="2025-11-25T12:48:00Z"/>
          <w:rFonts w:ascii="Segoe UI" w:hAnsi="Segoe UI" w:cs="Segoe UI"/>
          <w:color w:val="000000" w:themeColor="text1"/>
          <w:sz w:val="21"/>
          <w:szCs w:val="21"/>
          <w:rPrChange w:id="1346" w:author="_" w:date="2025-11-25T12:49:00Z">
            <w:rPr>
              <w:ins w:id="1347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348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349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Расхождения в документах: требовать устранения.</w:t>
        </w:r>
      </w:ins>
    </w:p>
    <w:p w14:paraId="2FCF3356" w14:textId="77777777" w:rsidR="006941F9" w:rsidRPr="006941F9" w:rsidRDefault="006941F9" w:rsidP="006941F9">
      <w:pPr>
        <w:pStyle w:val="ds-markdown-paragraph"/>
        <w:numPr>
          <w:ilvl w:val="0"/>
          <w:numId w:val="80"/>
        </w:numPr>
        <w:spacing w:before="0" w:beforeAutospacing="0" w:after="0" w:afterAutospacing="0" w:line="360" w:lineRule="atLeast"/>
        <w:rPr>
          <w:ins w:id="1350" w:author="_" w:date="2025-11-25T12:48:00Z"/>
          <w:rFonts w:ascii="Segoe UI" w:hAnsi="Segoe UI" w:cs="Segoe UI"/>
          <w:color w:val="000000" w:themeColor="text1"/>
          <w:sz w:val="21"/>
          <w:szCs w:val="21"/>
          <w:rPrChange w:id="1351" w:author="_" w:date="2025-11-25T12:49:00Z">
            <w:rPr>
              <w:ins w:id="1352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353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354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Обременения: проверять выпиской из ЕГРН.</w:t>
        </w:r>
      </w:ins>
    </w:p>
    <w:p w14:paraId="3AF1340C" w14:textId="77777777" w:rsidR="006941F9" w:rsidRPr="006941F9" w:rsidRDefault="006941F9" w:rsidP="006941F9">
      <w:pPr>
        <w:pStyle w:val="ds-markdown-paragraph"/>
        <w:spacing w:before="180" w:beforeAutospacing="0" w:after="180" w:afterAutospacing="0" w:line="360" w:lineRule="atLeast"/>
        <w:rPr>
          <w:ins w:id="1355" w:author="_" w:date="2025-11-25T12:48:00Z"/>
          <w:rFonts w:ascii="Segoe UI" w:hAnsi="Segoe UI" w:cs="Segoe UI"/>
          <w:color w:val="000000" w:themeColor="text1"/>
          <w:sz w:val="21"/>
          <w:szCs w:val="21"/>
          <w:rPrChange w:id="1356" w:author="_" w:date="2025-11-25T12:49:00Z">
            <w:rPr>
              <w:ins w:id="1357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358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sz w:val="21"/>
            <w:szCs w:val="21"/>
            <w:rPrChange w:id="1359" w:author="_" w:date="2025-11-25T12:49:00Z">
              <w:rPr>
                <w:rStyle w:val="afa"/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5.2. Рыночные риски:</w:t>
        </w:r>
      </w:ins>
    </w:p>
    <w:p w14:paraId="526686FA" w14:textId="77777777" w:rsidR="006941F9" w:rsidRPr="006941F9" w:rsidRDefault="006941F9" w:rsidP="006941F9">
      <w:pPr>
        <w:pStyle w:val="ds-markdown-paragraph"/>
        <w:numPr>
          <w:ilvl w:val="0"/>
          <w:numId w:val="81"/>
        </w:numPr>
        <w:spacing w:before="0" w:beforeAutospacing="0" w:after="0" w:afterAutospacing="0" w:line="360" w:lineRule="atLeast"/>
        <w:rPr>
          <w:ins w:id="1360" w:author="_" w:date="2025-11-25T12:48:00Z"/>
          <w:rFonts w:ascii="Segoe UI" w:hAnsi="Segoe UI" w:cs="Segoe UI"/>
          <w:color w:val="000000" w:themeColor="text1"/>
          <w:sz w:val="21"/>
          <w:szCs w:val="21"/>
          <w:rPrChange w:id="1361" w:author="_" w:date="2025-11-25T12:49:00Z">
            <w:rPr>
              <w:ins w:id="1362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363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364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lastRenderedPageBreak/>
          <w:t>Появление конкурентов: мониторинг и переоценка каждые 3 месяца.</w:t>
        </w:r>
      </w:ins>
    </w:p>
    <w:p w14:paraId="4254FDC3" w14:textId="77777777" w:rsidR="006941F9" w:rsidRPr="006941F9" w:rsidRDefault="006941F9" w:rsidP="006941F9">
      <w:pPr>
        <w:pStyle w:val="ds-markdown-paragraph"/>
        <w:numPr>
          <w:ilvl w:val="0"/>
          <w:numId w:val="81"/>
        </w:numPr>
        <w:spacing w:before="0" w:beforeAutospacing="0" w:after="0" w:afterAutospacing="0" w:line="360" w:lineRule="atLeast"/>
        <w:rPr>
          <w:ins w:id="1365" w:author="_" w:date="2025-11-25T12:48:00Z"/>
          <w:rFonts w:ascii="Segoe UI" w:hAnsi="Segoe UI" w:cs="Segoe UI"/>
          <w:color w:val="000000" w:themeColor="text1"/>
          <w:sz w:val="21"/>
          <w:szCs w:val="21"/>
          <w:rPrChange w:id="1366" w:author="_" w:date="2025-11-25T12:49:00Z">
            <w:rPr>
              <w:ins w:id="1367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368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369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Падение рынка: регулярная актуализация стоимости.</w:t>
        </w:r>
      </w:ins>
    </w:p>
    <w:p w14:paraId="5197EC9E" w14:textId="77777777" w:rsidR="006941F9" w:rsidRPr="006941F9" w:rsidRDefault="006941F9" w:rsidP="006941F9">
      <w:pPr>
        <w:pStyle w:val="ds-markdown-paragraph"/>
        <w:spacing w:before="180" w:beforeAutospacing="0" w:after="180" w:afterAutospacing="0" w:line="360" w:lineRule="atLeast"/>
        <w:rPr>
          <w:ins w:id="1370" w:author="_" w:date="2025-11-25T12:48:00Z"/>
          <w:rFonts w:ascii="Segoe UI" w:hAnsi="Segoe UI" w:cs="Segoe UI"/>
          <w:color w:val="000000" w:themeColor="text1"/>
          <w:sz w:val="21"/>
          <w:szCs w:val="21"/>
          <w:rPrChange w:id="1371" w:author="_" w:date="2025-11-25T12:49:00Z">
            <w:rPr>
              <w:ins w:id="1372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373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sz w:val="21"/>
            <w:szCs w:val="21"/>
            <w:rPrChange w:id="1374" w:author="_" w:date="2025-11-25T12:49:00Z">
              <w:rPr>
                <w:rStyle w:val="afa"/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5.3. Финансовые риски:</w:t>
        </w:r>
      </w:ins>
    </w:p>
    <w:p w14:paraId="4C5D4DE0" w14:textId="77777777" w:rsidR="006941F9" w:rsidRPr="006941F9" w:rsidRDefault="006941F9" w:rsidP="006941F9">
      <w:pPr>
        <w:pStyle w:val="ds-markdown-paragraph"/>
        <w:numPr>
          <w:ilvl w:val="0"/>
          <w:numId w:val="82"/>
        </w:numPr>
        <w:spacing w:before="0" w:beforeAutospacing="0" w:after="0" w:afterAutospacing="0" w:line="360" w:lineRule="atLeast"/>
        <w:rPr>
          <w:ins w:id="1375" w:author="_" w:date="2025-11-25T12:48:00Z"/>
          <w:rFonts w:ascii="Segoe UI" w:hAnsi="Segoe UI" w:cs="Segoe UI"/>
          <w:color w:val="000000" w:themeColor="text1"/>
          <w:sz w:val="21"/>
          <w:szCs w:val="21"/>
          <w:rPrChange w:id="1376" w:author="_" w:date="2025-11-25T12:49:00Z">
            <w:rPr>
              <w:ins w:id="1377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378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379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Снижение доходов: мониторинг арендных ставок и загрузки.</w:t>
        </w:r>
      </w:ins>
    </w:p>
    <w:p w14:paraId="32817A78" w14:textId="77777777" w:rsidR="006941F9" w:rsidRPr="006941F9" w:rsidRDefault="006941F9" w:rsidP="006941F9">
      <w:pPr>
        <w:pStyle w:val="ds-markdown-paragraph"/>
        <w:numPr>
          <w:ilvl w:val="0"/>
          <w:numId w:val="82"/>
        </w:numPr>
        <w:spacing w:before="0" w:beforeAutospacing="0" w:after="0" w:afterAutospacing="0" w:line="360" w:lineRule="atLeast"/>
        <w:rPr>
          <w:ins w:id="1380" w:author="_" w:date="2025-11-25T12:48:00Z"/>
          <w:rFonts w:ascii="Segoe UI" w:hAnsi="Segoe UI" w:cs="Segoe UI"/>
          <w:color w:val="000000" w:themeColor="text1"/>
          <w:sz w:val="21"/>
          <w:szCs w:val="21"/>
          <w:rPrChange w:id="1381" w:author="_" w:date="2025-11-25T12:49:00Z">
            <w:rPr>
              <w:ins w:id="1382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383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384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Рост расходов: анализ динамики.</w:t>
        </w:r>
      </w:ins>
    </w:p>
    <w:p w14:paraId="2C441D3E" w14:textId="77777777" w:rsidR="006941F9" w:rsidRPr="006941F9" w:rsidRDefault="006941F9" w:rsidP="006941F9">
      <w:pPr>
        <w:pStyle w:val="ds-markdown-paragraph"/>
        <w:spacing w:before="180" w:beforeAutospacing="0" w:after="180" w:afterAutospacing="0" w:line="360" w:lineRule="atLeast"/>
        <w:rPr>
          <w:ins w:id="1385" w:author="_" w:date="2025-11-25T12:48:00Z"/>
          <w:rFonts w:ascii="Segoe UI" w:hAnsi="Segoe UI" w:cs="Segoe UI"/>
          <w:color w:val="000000" w:themeColor="text1"/>
          <w:sz w:val="21"/>
          <w:szCs w:val="21"/>
          <w:rPrChange w:id="1386" w:author="_" w:date="2025-11-25T12:49:00Z">
            <w:rPr>
              <w:ins w:id="1387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388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sz w:val="21"/>
            <w:szCs w:val="21"/>
            <w:rPrChange w:id="1389" w:author="_" w:date="2025-11-25T12:49:00Z">
              <w:rPr>
                <w:rStyle w:val="afa"/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5.4. Физические риски:</w:t>
        </w:r>
      </w:ins>
    </w:p>
    <w:p w14:paraId="4C22B095" w14:textId="77777777" w:rsidR="006941F9" w:rsidRPr="006941F9" w:rsidRDefault="006941F9" w:rsidP="006941F9">
      <w:pPr>
        <w:pStyle w:val="ds-markdown-paragraph"/>
        <w:numPr>
          <w:ilvl w:val="0"/>
          <w:numId w:val="83"/>
        </w:numPr>
        <w:spacing w:before="0" w:beforeAutospacing="0" w:after="0" w:afterAutospacing="0" w:line="360" w:lineRule="atLeast"/>
        <w:rPr>
          <w:ins w:id="1390" w:author="_" w:date="2025-11-25T12:48:00Z"/>
          <w:rFonts w:ascii="Segoe UI" w:hAnsi="Segoe UI" w:cs="Segoe UI"/>
          <w:color w:val="000000" w:themeColor="text1"/>
          <w:sz w:val="21"/>
          <w:szCs w:val="21"/>
          <w:rPrChange w:id="1391" w:author="_" w:date="2025-11-25T12:49:00Z">
            <w:rPr>
              <w:ins w:id="1392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393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394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Страхование от утраты/повреждения.</w:t>
        </w:r>
      </w:ins>
    </w:p>
    <w:p w14:paraId="69DD34E5" w14:textId="77777777" w:rsidR="006941F9" w:rsidRPr="006941F9" w:rsidRDefault="006941F9" w:rsidP="006941F9">
      <w:pPr>
        <w:pStyle w:val="30"/>
        <w:spacing w:before="180" w:after="180" w:line="360" w:lineRule="atLeast"/>
        <w:rPr>
          <w:ins w:id="1395" w:author="_" w:date="2025-11-25T12:48:00Z"/>
          <w:rFonts w:ascii="Segoe UI" w:hAnsi="Segoe UI" w:cs="Segoe UI"/>
          <w:color w:val="000000" w:themeColor="text1"/>
          <w:sz w:val="21"/>
          <w:szCs w:val="21"/>
          <w:rPrChange w:id="1396" w:author="_" w:date="2025-11-25T12:49:00Z">
            <w:rPr>
              <w:ins w:id="1397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398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399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Заключение</w:t>
        </w:r>
      </w:ins>
    </w:p>
    <w:p w14:paraId="66431D31" w14:textId="77777777" w:rsidR="006941F9" w:rsidRPr="006941F9" w:rsidRDefault="006941F9" w:rsidP="006941F9">
      <w:pPr>
        <w:pStyle w:val="ds-markdown-paragraph"/>
        <w:spacing w:before="180" w:beforeAutospacing="0" w:line="360" w:lineRule="atLeast"/>
        <w:rPr>
          <w:ins w:id="1400" w:author="_" w:date="2025-11-25T12:48:00Z"/>
          <w:rFonts w:ascii="Segoe UI" w:hAnsi="Segoe UI" w:cs="Segoe UI"/>
          <w:color w:val="000000" w:themeColor="text1"/>
          <w:sz w:val="21"/>
          <w:szCs w:val="21"/>
          <w:rPrChange w:id="1401" w:author="_" w:date="2025-11-25T12:49:00Z">
            <w:rPr>
              <w:ins w:id="1402" w:author="_" w:date="2025-11-25T12:48:00Z"/>
              <w:rFonts w:ascii="Segoe UI" w:hAnsi="Segoe UI" w:cs="Segoe UI"/>
              <w:color w:val="CFD3D6"/>
              <w:sz w:val="21"/>
              <w:szCs w:val="21"/>
            </w:rPr>
          </w:rPrChange>
        </w:rPr>
      </w:pPr>
      <w:ins w:id="1403" w:author="_" w:date="2025-11-25T12:48:00Z">
        <w:r w:rsidRPr="006941F9">
          <w:rPr>
            <w:rFonts w:ascii="Segoe UI" w:hAnsi="Segoe UI" w:cs="Segoe UI"/>
            <w:color w:val="000000" w:themeColor="text1"/>
            <w:sz w:val="21"/>
            <w:szCs w:val="21"/>
            <w:rPrChange w:id="1404" w:author="_" w:date="2025-11-25T12:49:00Z">
              <w:rPr>
                <w:rFonts w:ascii="Segoe UI" w:hAnsi="Segoe UI" w:cs="Segoe UI"/>
                <w:color w:val="CFD3D6"/>
                <w:sz w:val="21"/>
                <w:szCs w:val="21"/>
              </w:rPr>
            </w:rPrChange>
          </w:rPr>
          <w:t>Инструкция охватывает все этапы оценки ТЦ с акцентом на метод ДДП. Важно проводить регулярный мониторинг и переоценку объекта. Метод ДДП более трудоемок, но позволяет учесть будущие изменения и лучше подходит для объектов с нестабильными потоками.</w:t>
        </w:r>
      </w:ins>
    </w:p>
    <w:p w14:paraId="37C3BF23" w14:textId="04E4004A" w:rsidR="006941F9" w:rsidRPr="006941F9" w:rsidRDefault="006941F9" w:rsidP="006941F9">
      <w:pPr>
        <w:pStyle w:val="ds-markdown-paragraph"/>
        <w:spacing w:after="240" w:afterAutospacing="0" w:line="420" w:lineRule="atLeast"/>
        <w:rPr>
          <w:ins w:id="1405" w:author="_" w:date="2025-11-25T12:48:00Z"/>
          <w:rFonts w:ascii="Segoe UI" w:hAnsi="Segoe UI" w:cs="Segoe UI"/>
          <w:color w:val="000000" w:themeColor="text1"/>
          <w:rPrChange w:id="1406" w:author="_" w:date="2025-11-25T12:49:00Z">
            <w:rPr>
              <w:ins w:id="1407" w:author="_" w:date="2025-11-25T12:48:00Z"/>
              <w:rFonts w:ascii="Segoe UI" w:hAnsi="Segoe UI" w:cs="Segoe UI"/>
              <w:color w:val="F9FAFB"/>
            </w:rPr>
          </w:rPrChange>
        </w:rPr>
      </w:pPr>
      <w:ins w:id="1408" w:author="_" w:date="2025-11-25T12:48:00Z">
        <w:r w:rsidRPr="006941F9">
          <w:rPr>
            <w:rFonts w:ascii="Segoe UI" w:hAnsi="Segoe UI" w:cs="Segoe UI"/>
            <w:color w:val="000000" w:themeColor="text1"/>
            <w:rPrChange w:id="1409" w:author="_" w:date="2025-11-25T12:49:00Z">
              <w:rPr>
                <w:rFonts w:ascii="Segoe UI" w:hAnsi="Segoe UI" w:cs="Segoe UI"/>
                <w:color w:val="F9FAFB"/>
              </w:rPr>
            </w:rPrChange>
          </w:rPr>
          <w:t>Сделаем акцент на метод дисконтирования денежных потоков (ДДП) и детализируем все расчеты. Вот максимально подробная инструкция.</w:t>
        </w:r>
      </w:ins>
    </w:p>
    <w:p w14:paraId="6B886F7D" w14:textId="77777777" w:rsidR="006941F9" w:rsidRPr="006941F9" w:rsidRDefault="006941F9" w:rsidP="006941F9">
      <w:pPr>
        <w:spacing w:before="480" w:after="480" w:line="420" w:lineRule="atLeast"/>
        <w:rPr>
          <w:ins w:id="1410" w:author="_" w:date="2025-11-25T12:48:00Z"/>
          <w:rFonts w:ascii="Segoe UI" w:hAnsi="Segoe UI" w:cs="Segoe UI"/>
          <w:color w:val="000000" w:themeColor="text1"/>
          <w:rPrChange w:id="1411" w:author="_" w:date="2025-11-25T12:49:00Z">
            <w:rPr>
              <w:ins w:id="1412" w:author="_" w:date="2025-11-25T12:48:00Z"/>
              <w:rFonts w:ascii="Segoe UI" w:hAnsi="Segoe UI" w:cs="Segoe UI"/>
              <w:color w:val="F9FAFB"/>
            </w:rPr>
          </w:rPrChange>
        </w:rPr>
      </w:pPr>
      <w:ins w:id="1413" w:author="_" w:date="2025-11-25T12:48:00Z">
        <w:r w:rsidRPr="006941F9">
          <w:rPr>
            <w:rFonts w:ascii="Segoe UI" w:hAnsi="Segoe UI" w:cs="Segoe UI"/>
            <w:color w:val="000000" w:themeColor="text1"/>
            <w:rPrChange w:id="1414" w:author="_" w:date="2025-11-25T12:49:00Z">
              <w:rPr>
                <w:rFonts w:ascii="Segoe UI" w:hAnsi="Segoe UI" w:cs="Segoe UI"/>
                <w:color w:val="F9FAFB"/>
              </w:rPr>
            </w:rPrChange>
          </w:rPr>
          <w:pict w14:anchorId="0E8BCB47">
            <v:rect id="_x0000_i1030" style="width:0;height:.75pt" o:hralign="center" o:hrstd="t" o:hr="t" fillcolor="#a0a0a0" stroked="f"/>
          </w:pict>
        </w:r>
      </w:ins>
    </w:p>
    <w:p w14:paraId="6C29FD14" w14:textId="77777777" w:rsidR="006941F9" w:rsidRPr="006941F9" w:rsidRDefault="006941F9" w:rsidP="006941F9">
      <w:pPr>
        <w:pStyle w:val="30"/>
        <w:spacing w:before="480" w:after="240" w:line="450" w:lineRule="atLeast"/>
        <w:rPr>
          <w:ins w:id="1415" w:author="_" w:date="2025-11-25T12:48:00Z"/>
          <w:rFonts w:ascii="Segoe UI" w:hAnsi="Segoe UI" w:cs="Segoe UI"/>
          <w:color w:val="000000" w:themeColor="text1"/>
          <w:sz w:val="30"/>
          <w:szCs w:val="30"/>
          <w:rPrChange w:id="1416" w:author="_" w:date="2025-11-25T12:49:00Z">
            <w:rPr>
              <w:ins w:id="1417" w:author="_" w:date="2025-11-25T12:48:00Z"/>
              <w:rFonts w:ascii="Segoe UI" w:hAnsi="Segoe UI" w:cs="Segoe UI"/>
              <w:color w:val="F9FAFB"/>
              <w:sz w:val="30"/>
              <w:szCs w:val="30"/>
            </w:rPr>
          </w:rPrChange>
        </w:rPr>
      </w:pPr>
      <w:ins w:id="1418" w:author="_" w:date="2025-11-25T12:48:00Z">
        <w:r w:rsidRPr="006941F9">
          <w:rPr>
            <w:rStyle w:val="afa"/>
            <w:rFonts w:ascii="Segoe UI" w:hAnsi="Segoe UI" w:cs="Segoe UI"/>
            <w:b w:val="0"/>
            <w:bCs w:val="0"/>
            <w:color w:val="000000" w:themeColor="text1"/>
            <w:sz w:val="30"/>
            <w:szCs w:val="30"/>
            <w:rPrChange w:id="1419" w:author="_" w:date="2025-11-25T12:49:00Z">
              <w:rPr>
                <w:rStyle w:val="afa"/>
                <w:rFonts w:ascii="Segoe UI" w:hAnsi="Segoe UI" w:cs="Segoe UI"/>
                <w:b w:val="0"/>
                <w:bCs w:val="0"/>
                <w:color w:val="F9FAFB"/>
                <w:sz w:val="30"/>
                <w:szCs w:val="30"/>
              </w:rPr>
            </w:rPrChange>
          </w:rPr>
          <w:t>Детальная инструкция по оценке торговых центров для целей залога с углубленным анализом метода ДДП и расчетов</w:t>
        </w:r>
      </w:ins>
    </w:p>
    <w:p w14:paraId="21DECD0C" w14:textId="77777777" w:rsidR="006941F9" w:rsidRPr="006941F9" w:rsidRDefault="006941F9" w:rsidP="006941F9">
      <w:pPr>
        <w:pStyle w:val="40"/>
        <w:spacing w:before="240" w:after="240" w:line="420" w:lineRule="atLeast"/>
        <w:rPr>
          <w:ins w:id="1420" w:author="_" w:date="2025-11-25T12:48:00Z"/>
          <w:rFonts w:ascii="Segoe UI" w:hAnsi="Segoe UI" w:cs="Segoe UI"/>
          <w:color w:val="000000" w:themeColor="text1"/>
          <w:szCs w:val="24"/>
          <w:rPrChange w:id="1421" w:author="_" w:date="2025-11-25T12:49:00Z">
            <w:rPr>
              <w:ins w:id="1422" w:author="_" w:date="2025-11-25T12:48:00Z"/>
              <w:rFonts w:ascii="Segoe UI" w:hAnsi="Segoe UI" w:cs="Segoe UI"/>
              <w:color w:val="F9FAFB"/>
              <w:szCs w:val="24"/>
            </w:rPr>
          </w:rPrChange>
        </w:rPr>
      </w:pPr>
      <w:ins w:id="1423" w:author="_" w:date="2025-11-25T12:48:00Z">
        <w:r w:rsidRPr="006941F9">
          <w:rPr>
            <w:rStyle w:val="afa"/>
            <w:rFonts w:ascii="Segoe UI" w:hAnsi="Segoe UI" w:cs="Segoe UI"/>
            <w:b w:val="0"/>
            <w:bCs w:val="0"/>
            <w:color w:val="000000" w:themeColor="text1"/>
            <w:rPrChange w:id="1424" w:author="_" w:date="2025-11-25T12:49:00Z">
              <w:rPr>
                <w:rStyle w:val="afa"/>
                <w:rFonts w:ascii="Segoe UI" w:hAnsi="Segoe UI" w:cs="Segoe UI"/>
                <w:b w:val="0"/>
                <w:bCs w:val="0"/>
                <w:color w:val="F9FAFB"/>
              </w:rPr>
            </w:rPrChange>
          </w:rPr>
          <w:t>ЭТАП 1: ПОДГОТОВИТЕЛЬНЫЙ АНАЛИЗ И DUE DILIGENCE</w:t>
        </w:r>
      </w:ins>
    </w:p>
    <w:p w14:paraId="7B6D04AC" w14:textId="77777777" w:rsidR="006941F9" w:rsidRPr="006941F9" w:rsidRDefault="006941F9" w:rsidP="006941F9">
      <w:pPr>
        <w:pStyle w:val="ds-markdown-paragraph"/>
        <w:spacing w:before="240" w:beforeAutospacing="0" w:after="240" w:afterAutospacing="0" w:line="420" w:lineRule="atLeast"/>
        <w:rPr>
          <w:ins w:id="1425" w:author="_" w:date="2025-11-25T12:48:00Z"/>
          <w:rFonts w:ascii="Segoe UI" w:hAnsi="Segoe UI" w:cs="Segoe UI"/>
          <w:color w:val="000000" w:themeColor="text1"/>
          <w:rPrChange w:id="1426" w:author="_" w:date="2025-11-25T12:49:00Z">
            <w:rPr>
              <w:ins w:id="1427" w:author="_" w:date="2025-11-25T12:48:00Z"/>
              <w:rFonts w:ascii="Segoe UI" w:hAnsi="Segoe UI" w:cs="Segoe UI"/>
              <w:color w:val="F9FAFB"/>
            </w:rPr>
          </w:rPrChange>
        </w:rPr>
      </w:pPr>
      <w:ins w:id="1428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429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1.1. Формирование исчерпывающего пакета документов:</w:t>
        </w:r>
      </w:ins>
    </w:p>
    <w:p w14:paraId="205926FC" w14:textId="77777777" w:rsidR="006941F9" w:rsidRPr="006941F9" w:rsidRDefault="006941F9" w:rsidP="006941F9">
      <w:pPr>
        <w:pStyle w:val="ds-markdown-paragraph"/>
        <w:numPr>
          <w:ilvl w:val="0"/>
          <w:numId w:val="84"/>
        </w:numPr>
        <w:spacing w:after="120" w:afterAutospacing="0" w:line="420" w:lineRule="atLeast"/>
        <w:rPr>
          <w:ins w:id="1430" w:author="_" w:date="2025-11-25T12:48:00Z"/>
          <w:rFonts w:ascii="Segoe UI" w:hAnsi="Segoe UI" w:cs="Segoe UI"/>
          <w:color w:val="000000" w:themeColor="text1"/>
          <w:rPrChange w:id="1431" w:author="_" w:date="2025-11-25T12:49:00Z">
            <w:rPr>
              <w:ins w:id="1432" w:author="_" w:date="2025-11-25T12:48:00Z"/>
              <w:rFonts w:ascii="Segoe UI" w:hAnsi="Segoe UI" w:cs="Segoe UI"/>
              <w:color w:val="F9FAFB"/>
            </w:rPr>
          </w:rPrChange>
        </w:rPr>
      </w:pPr>
      <w:ins w:id="1433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434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Правоустанавливающие документы:</w:t>
        </w:r>
      </w:ins>
    </w:p>
    <w:p w14:paraId="173945A0" w14:textId="77777777" w:rsidR="006941F9" w:rsidRPr="006941F9" w:rsidRDefault="006941F9" w:rsidP="006941F9">
      <w:pPr>
        <w:pStyle w:val="ds-markdown-paragraph"/>
        <w:numPr>
          <w:ilvl w:val="1"/>
          <w:numId w:val="84"/>
        </w:numPr>
        <w:spacing w:after="0" w:afterAutospacing="0" w:line="420" w:lineRule="atLeast"/>
        <w:rPr>
          <w:ins w:id="1435" w:author="_" w:date="2025-11-25T12:48:00Z"/>
          <w:rFonts w:ascii="Segoe UI" w:hAnsi="Segoe UI" w:cs="Segoe UI"/>
          <w:color w:val="000000" w:themeColor="text1"/>
          <w:rPrChange w:id="1436" w:author="_" w:date="2025-11-25T12:49:00Z">
            <w:rPr>
              <w:ins w:id="1437" w:author="_" w:date="2025-11-25T12:48:00Z"/>
              <w:rFonts w:ascii="Segoe UI" w:hAnsi="Segoe UI" w:cs="Segoe UI"/>
              <w:color w:val="F9FAFB"/>
            </w:rPr>
          </w:rPrChange>
        </w:rPr>
      </w:pPr>
      <w:ins w:id="1438" w:author="_" w:date="2025-11-25T12:48:00Z">
        <w:r w:rsidRPr="006941F9">
          <w:rPr>
            <w:rFonts w:ascii="Segoe UI" w:hAnsi="Segoe UI" w:cs="Segoe UI"/>
            <w:color w:val="000000" w:themeColor="text1"/>
            <w:rPrChange w:id="1439" w:author="_" w:date="2025-11-25T12:49:00Z">
              <w:rPr>
                <w:rFonts w:ascii="Segoe UI" w:hAnsi="Segoe UI" w:cs="Segoe UI"/>
                <w:color w:val="F9FAFB"/>
              </w:rPr>
            </w:rPrChange>
          </w:rPr>
          <w:t>Выписки из ЕГРН на здание и земельный участок.</w:t>
        </w:r>
      </w:ins>
    </w:p>
    <w:p w14:paraId="0B30C7D2" w14:textId="77777777" w:rsidR="006941F9" w:rsidRPr="006941F9" w:rsidRDefault="006941F9" w:rsidP="006941F9">
      <w:pPr>
        <w:pStyle w:val="ds-markdown-paragraph"/>
        <w:numPr>
          <w:ilvl w:val="1"/>
          <w:numId w:val="84"/>
        </w:numPr>
        <w:spacing w:after="0" w:afterAutospacing="0" w:line="420" w:lineRule="atLeast"/>
        <w:rPr>
          <w:ins w:id="1440" w:author="_" w:date="2025-11-25T12:48:00Z"/>
          <w:rFonts w:ascii="Segoe UI" w:hAnsi="Segoe UI" w:cs="Segoe UI"/>
          <w:color w:val="000000" w:themeColor="text1"/>
          <w:rPrChange w:id="1441" w:author="_" w:date="2025-11-25T12:49:00Z">
            <w:rPr>
              <w:ins w:id="1442" w:author="_" w:date="2025-11-25T12:48:00Z"/>
              <w:rFonts w:ascii="Segoe UI" w:hAnsi="Segoe UI" w:cs="Segoe UI"/>
              <w:color w:val="F9FAFB"/>
            </w:rPr>
          </w:rPrChange>
        </w:rPr>
      </w:pPr>
      <w:ins w:id="1443" w:author="_" w:date="2025-11-25T12:48:00Z">
        <w:r w:rsidRPr="006941F9">
          <w:rPr>
            <w:rFonts w:ascii="Segoe UI" w:hAnsi="Segoe UI" w:cs="Segoe UI"/>
            <w:color w:val="000000" w:themeColor="text1"/>
            <w:rPrChange w:id="1444" w:author="_" w:date="2025-11-25T12:49:00Z">
              <w:rPr>
                <w:rFonts w:ascii="Segoe UI" w:hAnsi="Segoe UI" w:cs="Segoe UI"/>
                <w:color w:val="F9FAFB"/>
              </w:rPr>
            </w:rPrChange>
          </w:rPr>
          <w:t>Договор аренды земельного участка (если применимо).</w:t>
        </w:r>
      </w:ins>
    </w:p>
    <w:p w14:paraId="696E7BB5" w14:textId="77777777" w:rsidR="006941F9" w:rsidRPr="006941F9" w:rsidRDefault="006941F9" w:rsidP="006941F9">
      <w:pPr>
        <w:pStyle w:val="ds-markdown-paragraph"/>
        <w:numPr>
          <w:ilvl w:val="1"/>
          <w:numId w:val="84"/>
        </w:numPr>
        <w:spacing w:after="0" w:afterAutospacing="0" w:line="420" w:lineRule="atLeast"/>
        <w:rPr>
          <w:ins w:id="1445" w:author="_" w:date="2025-11-25T12:48:00Z"/>
          <w:rFonts w:ascii="Segoe UI" w:hAnsi="Segoe UI" w:cs="Segoe UI"/>
          <w:color w:val="000000" w:themeColor="text1"/>
          <w:rPrChange w:id="1446" w:author="_" w:date="2025-11-25T12:49:00Z">
            <w:rPr>
              <w:ins w:id="1447" w:author="_" w:date="2025-11-25T12:48:00Z"/>
              <w:rFonts w:ascii="Segoe UI" w:hAnsi="Segoe UI" w:cs="Segoe UI"/>
              <w:color w:val="F9FAFB"/>
            </w:rPr>
          </w:rPrChange>
        </w:rPr>
      </w:pPr>
      <w:ins w:id="1448" w:author="_" w:date="2025-11-25T12:48:00Z">
        <w:r w:rsidRPr="006941F9">
          <w:rPr>
            <w:rFonts w:ascii="Segoe UI" w:hAnsi="Segoe UI" w:cs="Segoe UI"/>
            <w:color w:val="000000" w:themeColor="text1"/>
            <w:rPrChange w:id="1449" w:author="_" w:date="2025-11-25T12:49:00Z">
              <w:rPr>
                <w:rFonts w:ascii="Segoe UI" w:hAnsi="Segoe UI" w:cs="Segoe UI"/>
                <w:color w:val="F9FAFB"/>
              </w:rPr>
            </w:rPrChange>
          </w:rPr>
          <w:t>Документы, подтверждающие законность перепланировок.</w:t>
        </w:r>
      </w:ins>
    </w:p>
    <w:p w14:paraId="4E8CC657" w14:textId="77777777" w:rsidR="006941F9" w:rsidRPr="006941F9" w:rsidRDefault="006941F9" w:rsidP="006941F9">
      <w:pPr>
        <w:pStyle w:val="ds-markdown-paragraph"/>
        <w:numPr>
          <w:ilvl w:val="0"/>
          <w:numId w:val="84"/>
        </w:numPr>
        <w:spacing w:after="120" w:afterAutospacing="0" w:line="420" w:lineRule="atLeast"/>
        <w:rPr>
          <w:ins w:id="1450" w:author="_" w:date="2025-11-25T12:48:00Z"/>
          <w:rFonts w:ascii="Segoe UI" w:hAnsi="Segoe UI" w:cs="Segoe UI"/>
          <w:color w:val="000000" w:themeColor="text1"/>
          <w:rPrChange w:id="1451" w:author="_" w:date="2025-11-25T12:49:00Z">
            <w:rPr>
              <w:ins w:id="1452" w:author="_" w:date="2025-11-25T12:48:00Z"/>
              <w:rFonts w:ascii="Segoe UI" w:hAnsi="Segoe UI" w:cs="Segoe UI"/>
              <w:color w:val="F9FAFB"/>
            </w:rPr>
          </w:rPrChange>
        </w:rPr>
      </w:pPr>
      <w:ins w:id="1453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454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Техническая документация:</w:t>
        </w:r>
      </w:ins>
    </w:p>
    <w:p w14:paraId="09A1CD8D" w14:textId="77777777" w:rsidR="006941F9" w:rsidRPr="006941F9" w:rsidRDefault="006941F9" w:rsidP="006941F9">
      <w:pPr>
        <w:pStyle w:val="ds-markdown-paragraph"/>
        <w:numPr>
          <w:ilvl w:val="1"/>
          <w:numId w:val="84"/>
        </w:numPr>
        <w:spacing w:after="0" w:afterAutospacing="0" w:line="420" w:lineRule="atLeast"/>
        <w:rPr>
          <w:ins w:id="1455" w:author="_" w:date="2025-11-25T12:48:00Z"/>
          <w:rFonts w:ascii="Segoe UI" w:hAnsi="Segoe UI" w:cs="Segoe UI"/>
          <w:color w:val="000000" w:themeColor="text1"/>
          <w:rPrChange w:id="1456" w:author="_" w:date="2025-11-25T12:49:00Z">
            <w:rPr>
              <w:ins w:id="1457" w:author="_" w:date="2025-11-25T12:48:00Z"/>
              <w:rFonts w:ascii="Segoe UI" w:hAnsi="Segoe UI" w:cs="Segoe UI"/>
              <w:color w:val="F9FAFB"/>
            </w:rPr>
          </w:rPrChange>
        </w:rPr>
      </w:pPr>
      <w:ins w:id="1458" w:author="_" w:date="2025-11-25T12:48:00Z">
        <w:r w:rsidRPr="006941F9">
          <w:rPr>
            <w:rFonts w:ascii="Segoe UI" w:hAnsi="Segoe UI" w:cs="Segoe UI"/>
            <w:color w:val="000000" w:themeColor="text1"/>
            <w:rPrChange w:id="1459" w:author="_" w:date="2025-11-25T12:49:00Z">
              <w:rPr>
                <w:rFonts w:ascii="Segoe UI" w:hAnsi="Segoe UI" w:cs="Segoe UI"/>
                <w:color w:val="F9FAFB"/>
              </w:rPr>
            </w:rPrChange>
          </w:rPr>
          <w:t>Технический паспорт БТИ.</w:t>
        </w:r>
      </w:ins>
    </w:p>
    <w:p w14:paraId="1F575AD0" w14:textId="77777777" w:rsidR="006941F9" w:rsidRPr="006941F9" w:rsidRDefault="006941F9" w:rsidP="006941F9">
      <w:pPr>
        <w:pStyle w:val="ds-markdown-paragraph"/>
        <w:numPr>
          <w:ilvl w:val="1"/>
          <w:numId w:val="84"/>
        </w:numPr>
        <w:spacing w:after="0" w:afterAutospacing="0" w:line="420" w:lineRule="atLeast"/>
        <w:rPr>
          <w:ins w:id="1460" w:author="_" w:date="2025-11-25T12:48:00Z"/>
          <w:rFonts w:ascii="Segoe UI" w:hAnsi="Segoe UI" w:cs="Segoe UI"/>
          <w:color w:val="000000" w:themeColor="text1"/>
          <w:rPrChange w:id="1461" w:author="_" w:date="2025-11-25T12:49:00Z">
            <w:rPr>
              <w:ins w:id="1462" w:author="_" w:date="2025-11-25T12:48:00Z"/>
              <w:rFonts w:ascii="Segoe UI" w:hAnsi="Segoe UI" w:cs="Segoe UI"/>
              <w:color w:val="F9FAFB"/>
            </w:rPr>
          </w:rPrChange>
        </w:rPr>
      </w:pPr>
      <w:ins w:id="1463" w:author="_" w:date="2025-11-25T12:48:00Z">
        <w:r w:rsidRPr="006941F9">
          <w:rPr>
            <w:rFonts w:ascii="Segoe UI" w:hAnsi="Segoe UI" w:cs="Segoe UI"/>
            <w:color w:val="000000" w:themeColor="text1"/>
            <w:rPrChange w:id="1464" w:author="_" w:date="2025-11-25T12:49:00Z">
              <w:rPr>
                <w:rFonts w:ascii="Segoe UI" w:hAnsi="Segoe UI" w:cs="Segoe UI"/>
                <w:color w:val="F9FAFB"/>
              </w:rPr>
            </w:rPrChange>
          </w:rPr>
          <w:t>Поэтажные планы с экспликациями.</w:t>
        </w:r>
      </w:ins>
    </w:p>
    <w:p w14:paraId="7543A710" w14:textId="77777777" w:rsidR="006941F9" w:rsidRPr="006941F9" w:rsidRDefault="006941F9" w:rsidP="006941F9">
      <w:pPr>
        <w:pStyle w:val="ds-markdown-paragraph"/>
        <w:numPr>
          <w:ilvl w:val="1"/>
          <w:numId w:val="84"/>
        </w:numPr>
        <w:spacing w:after="0" w:afterAutospacing="0" w:line="420" w:lineRule="atLeast"/>
        <w:rPr>
          <w:ins w:id="1465" w:author="_" w:date="2025-11-25T12:48:00Z"/>
          <w:rFonts w:ascii="Segoe UI" w:hAnsi="Segoe UI" w:cs="Segoe UI"/>
          <w:color w:val="000000" w:themeColor="text1"/>
          <w:rPrChange w:id="1466" w:author="_" w:date="2025-11-25T12:49:00Z">
            <w:rPr>
              <w:ins w:id="1467" w:author="_" w:date="2025-11-25T12:48:00Z"/>
              <w:rFonts w:ascii="Segoe UI" w:hAnsi="Segoe UI" w:cs="Segoe UI"/>
              <w:color w:val="F9FAFB"/>
            </w:rPr>
          </w:rPrChange>
        </w:rPr>
      </w:pPr>
      <w:ins w:id="1468" w:author="_" w:date="2025-11-25T12:48:00Z">
        <w:r w:rsidRPr="006941F9">
          <w:rPr>
            <w:rFonts w:ascii="Segoe UI" w:hAnsi="Segoe UI" w:cs="Segoe UI"/>
            <w:color w:val="000000" w:themeColor="text1"/>
            <w:rPrChange w:id="1469" w:author="_" w:date="2025-11-25T12:49:00Z">
              <w:rPr>
                <w:rFonts w:ascii="Segoe UI" w:hAnsi="Segoe UI" w:cs="Segoe UI"/>
                <w:color w:val="F9FAFB"/>
              </w:rPr>
            </w:rPrChange>
          </w:rPr>
          <w:t>Отчет о независимой технической экспертизе (для оценки износа).</w:t>
        </w:r>
      </w:ins>
    </w:p>
    <w:p w14:paraId="3F6D1849" w14:textId="77777777" w:rsidR="006941F9" w:rsidRPr="006941F9" w:rsidRDefault="006941F9" w:rsidP="006941F9">
      <w:pPr>
        <w:pStyle w:val="ds-markdown-paragraph"/>
        <w:numPr>
          <w:ilvl w:val="0"/>
          <w:numId w:val="84"/>
        </w:numPr>
        <w:spacing w:after="120" w:afterAutospacing="0" w:line="420" w:lineRule="atLeast"/>
        <w:rPr>
          <w:ins w:id="1470" w:author="_" w:date="2025-11-25T12:48:00Z"/>
          <w:rFonts w:ascii="Segoe UI" w:hAnsi="Segoe UI" w:cs="Segoe UI"/>
          <w:color w:val="000000" w:themeColor="text1"/>
          <w:rPrChange w:id="1471" w:author="_" w:date="2025-11-25T12:49:00Z">
            <w:rPr>
              <w:ins w:id="1472" w:author="_" w:date="2025-11-25T12:48:00Z"/>
              <w:rFonts w:ascii="Segoe UI" w:hAnsi="Segoe UI" w:cs="Segoe UI"/>
              <w:color w:val="F9FAFB"/>
            </w:rPr>
          </w:rPrChange>
        </w:rPr>
      </w:pPr>
      <w:ins w:id="1473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474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lastRenderedPageBreak/>
          <w:t>Финансово-экономические документы (КРИТИЧЕСКИ ВАЖНЫ для ДДП):</w:t>
        </w:r>
      </w:ins>
    </w:p>
    <w:p w14:paraId="57496B94" w14:textId="77777777" w:rsidR="006941F9" w:rsidRPr="006941F9" w:rsidRDefault="006941F9" w:rsidP="006941F9">
      <w:pPr>
        <w:pStyle w:val="ds-markdown-paragraph"/>
        <w:numPr>
          <w:ilvl w:val="1"/>
          <w:numId w:val="84"/>
        </w:numPr>
        <w:spacing w:after="0" w:afterAutospacing="0" w:line="420" w:lineRule="atLeast"/>
        <w:rPr>
          <w:ins w:id="1475" w:author="_" w:date="2025-11-25T12:48:00Z"/>
          <w:rFonts w:ascii="Segoe UI" w:hAnsi="Segoe UI" w:cs="Segoe UI"/>
          <w:color w:val="000000" w:themeColor="text1"/>
          <w:rPrChange w:id="1476" w:author="_" w:date="2025-11-25T12:49:00Z">
            <w:rPr>
              <w:ins w:id="1477" w:author="_" w:date="2025-11-25T12:48:00Z"/>
              <w:rFonts w:ascii="Segoe UI" w:hAnsi="Segoe UI" w:cs="Segoe UI"/>
              <w:color w:val="F9FAFB"/>
            </w:rPr>
          </w:rPrChange>
        </w:rPr>
      </w:pPr>
      <w:ins w:id="1478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479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Реестр арендаторов</w:t>
        </w:r>
        <w:r w:rsidRPr="006941F9">
          <w:rPr>
            <w:rFonts w:ascii="Segoe UI" w:hAnsi="Segoe UI" w:cs="Segoe UI"/>
            <w:color w:val="000000" w:themeColor="text1"/>
            <w:rPrChange w:id="1480" w:author="_" w:date="2025-11-25T12:49:00Z">
              <w:rPr>
                <w:rFonts w:ascii="Segoe UI" w:hAnsi="Segoe UI" w:cs="Segoe UI"/>
                <w:color w:val="F9FAFB"/>
              </w:rPr>
            </w:rPrChange>
          </w:rPr>
          <w:t> с детализацией: площадь, базовая ставка аренды, дополнительные платежи (ОРВ, реклама, пр.), срок действия договора, наличие опциона, условия продления.</w:t>
        </w:r>
      </w:ins>
    </w:p>
    <w:p w14:paraId="36B0FC69" w14:textId="77777777" w:rsidR="006941F9" w:rsidRPr="006941F9" w:rsidRDefault="006941F9" w:rsidP="006941F9">
      <w:pPr>
        <w:pStyle w:val="ds-markdown-paragraph"/>
        <w:numPr>
          <w:ilvl w:val="1"/>
          <w:numId w:val="84"/>
        </w:numPr>
        <w:spacing w:after="0" w:afterAutospacing="0" w:line="420" w:lineRule="atLeast"/>
        <w:rPr>
          <w:ins w:id="1481" w:author="_" w:date="2025-11-25T12:48:00Z"/>
          <w:rFonts w:ascii="Segoe UI" w:hAnsi="Segoe UI" w:cs="Segoe UI"/>
          <w:color w:val="000000" w:themeColor="text1"/>
          <w:rPrChange w:id="1482" w:author="_" w:date="2025-11-25T12:49:00Z">
            <w:rPr>
              <w:ins w:id="1483" w:author="_" w:date="2025-11-25T12:48:00Z"/>
              <w:rFonts w:ascii="Segoe UI" w:hAnsi="Segoe UI" w:cs="Segoe UI"/>
              <w:color w:val="F9FAFB"/>
            </w:rPr>
          </w:rPrChange>
        </w:rPr>
      </w:pPr>
      <w:ins w:id="1484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485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Копии всех договоров аренды</w:t>
        </w:r>
        <w:r w:rsidRPr="006941F9">
          <w:rPr>
            <w:rFonts w:ascii="Segoe UI" w:hAnsi="Segoe UI" w:cs="Segoe UI"/>
            <w:color w:val="000000" w:themeColor="text1"/>
            <w:rPrChange w:id="1486" w:author="_" w:date="2025-11-25T12:49:00Z">
              <w:rPr>
                <w:rFonts w:ascii="Segoe UI" w:hAnsi="Segoe UI" w:cs="Segoe UI"/>
                <w:color w:val="F9FAFB"/>
              </w:rPr>
            </w:rPrChange>
          </w:rPr>
          <w:t> (для выборочной верификации реестра).</w:t>
        </w:r>
      </w:ins>
    </w:p>
    <w:p w14:paraId="3ED01459" w14:textId="77777777" w:rsidR="006941F9" w:rsidRPr="006941F9" w:rsidRDefault="006941F9" w:rsidP="006941F9">
      <w:pPr>
        <w:pStyle w:val="ds-markdown-paragraph"/>
        <w:numPr>
          <w:ilvl w:val="1"/>
          <w:numId w:val="84"/>
        </w:numPr>
        <w:spacing w:after="0" w:afterAutospacing="0" w:line="420" w:lineRule="atLeast"/>
        <w:rPr>
          <w:ins w:id="1487" w:author="_" w:date="2025-11-25T12:48:00Z"/>
          <w:rFonts w:ascii="Segoe UI" w:hAnsi="Segoe UI" w:cs="Segoe UI"/>
          <w:color w:val="000000" w:themeColor="text1"/>
          <w:rPrChange w:id="1488" w:author="_" w:date="2025-11-25T12:49:00Z">
            <w:rPr>
              <w:ins w:id="1489" w:author="_" w:date="2025-11-25T12:48:00Z"/>
              <w:rFonts w:ascii="Segoe UI" w:hAnsi="Segoe UI" w:cs="Segoe UI"/>
              <w:color w:val="F9FAFB"/>
            </w:rPr>
          </w:rPrChange>
        </w:rPr>
      </w:pPr>
      <w:ins w:id="1490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491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Фактические данные о поступлениях</w:t>
        </w:r>
        <w:r w:rsidRPr="006941F9">
          <w:rPr>
            <w:rFonts w:ascii="Segoe UI" w:hAnsi="Segoe UI" w:cs="Segoe UI"/>
            <w:color w:val="000000" w:themeColor="text1"/>
            <w:rPrChange w:id="1492" w:author="_" w:date="2025-11-25T12:49:00Z">
              <w:rPr>
                <w:rFonts w:ascii="Segoe UI" w:hAnsi="Segoe UI" w:cs="Segoe UI"/>
                <w:color w:val="F9FAFB"/>
              </w:rPr>
            </w:rPrChange>
          </w:rPr>
          <w:t> за последние 12-24 месяца (выписки по р/с, данные 51 счета) для проверки достоверности реестра.</w:t>
        </w:r>
      </w:ins>
    </w:p>
    <w:p w14:paraId="4FA969C1" w14:textId="77777777" w:rsidR="006941F9" w:rsidRPr="006941F9" w:rsidRDefault="006941F9" w:rsidP="006941F9">
      <w:pPr>
        <w:pStyle w:val="ds-markdown-paragraph"/>
        <w:numPr>
          <w:ilvl w:val="1"/>
          <w:numId w:val="84"/>
        </w:numPr>
        <w:spacing w:after="0" w:afterAutospacing="0" w:line="420" w:lineRule="atLeast"/>
        <w:rPr>
          <w:ins w:id="1493" w:author="_" w:date="2025-11-25T12:48:00Z"/>
          <w:rFonts w:ascii="Segoe UI" w:hAnsi="Segoe UI" w:cs="Segoe UI"/>
          <w:color w:val="000000" w:themeColor="text1"/>
          <w:rPrChange w:id="1494" w:author="_" w:date="2025-11-25T12:49:00Z">
            <w:rPr>
              <w:ins w:id="1495" w:author="_" w:date="2025-11-25T12:48:00Z"/>
              <w:rFonts w:ascii="Segoe UI" w:hAnsi="Segoe UI" w:cs="Segoe UI"/>
              <w:color w:val="F9FAFB"/>
            </w:rPr>
          </w:rPrChange>
        </w:rPr>
      </w:pPr>
      <w:ins w:id="1496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497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Детализированная расшифровка операционных расходов</w:t>
        </w:r>
        <w:r w:rsidRPr="006941F9">
          <w:rPr>
            <w:rFonts w:ascii="Segoe UI" w:hAnsi="Segoe UI" w:cs="Segoe UI"/>
            <w:color w:val="000000" w:themeColor="text1"/>
            <w:rPrChange w:id="1498" w:author="_" w:date="2025-11-25T12:49:00Z">
              <w:rPr>
                <w:rFonts w:ascii="Segoe UI" w:hAnsi="Segoe UI" w:cs="Segoe UI"/>
                <w:color w:val="F9FAFB"/>
              </w:rPr>
            </w:rPrChange>
          </w:rPr>
          <w:t> (управление, коммунальные услуги, налог на имущество, текущий и капитальный ремонт, охрана, уборка).</w:t>
        </w:r>
      </w:ins>
    </w:p>
    <w:p w14:paraId="314AFFA2" w14:textId="77777777" w:rsidR="006941F9" w:rsidRPr="006941F9" w:rsidRDefault="006941F9" w:rsidP="006941F9">
      <w:pPr>
        <w:pStyle w:val="ds-markdown-paragraph"/>
        <w:numPr>
          <w:ilvl w:val="1"/>
          <w:numId w:val="84"/>
        </w:numPr>
        <w:spacing w:after="0" w:afterAutospacing="0" w:line="420" w:lineRule="atLeast"/>
        <w:rPr>
          <w:ins w:id="1499" w:author="_" w:date="2025-11-25T12:48:00Z"/>
          <w:rFonts w:ascii="Segoe UI" w:hAnsi="Segoe UI" w:cs="Segoe UI"/>
          <w:color w:val="000000" w:themeColor="text1"/>
          <w:rPrChange w:id="1500" w:author="_" w:date="2025-11-25T12:49:00Z">
            <w:rPr>
              <w:ins w:id="1501" w:author="_" w:date="2025-11-25T12:48:00Z"/>
              <w:rFonts w:ascii="Segoe UI" w:hAnsi="Segoe UI" w:cs="Segoe UI"/>
              <w:color w:val="F9FAFB"/>
            </w:rPr>
          </w:rPrChange>
        </w:rPr>
      </w:pPr>
      <w:ins w:id="1502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503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Бухгалтерская отчетность</w:t>
        </w:r>
        <w:r w:rsidRPr="006941F9">
          <w:rPr>
            <w:rFonts w:ascii="Segoe UI" w:hAnsi="Segoe UI" w:cs="Segoe UI"/>
            <w:color w:val="000000" w:themeColor="text1"/>
            <w:rPrChange w:id="1504" w:author="_" w:date="2025-11-25T12:49:00Z">
              <w:rPr>
                <w:rFonts w:ascii="Segoe UI" w:hAnsi="Segoe UI" w:cs="Segoe UI"/>
                <w:color w:val="F9FAFB"/>
              </w:rPr>
            </w:rPrChange>
          </w:rPr>
          <w:t> за последние 3 года.</w:t>
        </w:r>
      </w:ins>
    </w:p>
    <w:p w14:paraId="253DC09F" w14:textId="77777777" w:rsidR="006941F9" w:rsidRPr="006941F9" w:rsidRDefault="006941F9" w:rsidP="006941F9">
      <w:pPr>
        <w:pStyle w:val="ds-markdown-paragraph"/>
        <w:numPr>
          <w:ilvl w:val="1"/>
          <w:numId w:val="84"/>
        </w:numPr>
        <w:spacing w:after="0" w:afterAutospacing="0" w:line="420" w:lineRule="atLeast"/>
        <w:rPr>
          <w:ins w:id="1505" w:author="_" w:date="2025-11-25T12:48:00Z"/>
          <w:rFonts w:ascii="Segoe UI" w:hAnsi="Segoe UI" w:cs="Segoe UI"/>
          <w:color w:val="000000" w:themeColor="text1"/>
          <w:rPrChange w:id="1506" w:author="_" w:date="2025-11-25T12:49:00Z">
            <w:rPr>
              <w:ins w:id="1507" w:author="_" w:date="2025-11-25T12:48:00Z"/>
              <w:rFonts w:ascii="Segoe UI" w:hAnsi="Segoe UI" w:cs="Segoe UI"/>
              <w:color w:val="F9FAFB"/>
            </w:rPr>
          </w:rPrChange>
        </w:rPr>
      </w:pPr>
      <w:ins w:id="1508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509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Данные о капитальных затратах</w:t>
        </w:r>
        <w:r w:rsidRPr="006941F9">
          <w:rPr>
            <w:rFonts w:ascii="Segoe UI" w:hAnsi="Segoe UI" w:cs="Segoe UI"/>
            <w:color w:val="000000" w:themeColor="text1"/>
            <w:rPrChange w:id="1510" w:author="_" w:date="2025-11-25T12:49:00Z">
              <w:rPr>
                <w:rFonts w:ascii="Segoe UI" w:hAnsi="Segoe UI" w:cs="Segoe UI"/>
                <w:color w:val="F9FAFB"/>
              </w:rPr>
            </w:rPrChange>
          </w:rPr>
          <w:t> за последние 3 года и планируемые.</w:t>
        </w:r>
      </w:ins>
    </w:p>
    <w:p w14:paraId="4D135446" w14:textId="77777777" w:rsidR="006941F9" w:rsidRPr="006941F9" w:rsidRDefault="006941F9" w:rsidP="006941F9">
      <w:pPr>
        <w:pStyle w:val="ds-markdown-paragraph"/>
        <w:spacing w:before="240" w:beforeAutospacing="0" w:after="240" w:afterAutospacing="0" w:line="420" w:lineRule="atLeast"/>
        <w:rPr>
          <w:ins w:id="1511" w:author="_" w:date="2025-11-25T12:48:00Z"/>
          <w:rFonts w:ascii="Segoe UI" w:hAnsi="Segoe UI" w:cs="Segoe UI"/>
          <w:color w:val="000000" w:themeColor="text1"/>
          <w:rPrChange w:id="1512" w:author="_" w:date="2025-11-25T12:49:00Z">
            <w:rPr>
              <w:ins w:id="1513" w:author="_" w:date="2025-11-25T12:48:00Z"/>
              <w:rFonts w:ascii="Segoe UI" w:hAnsi="Segoe UI" w:cs="Segoe UI"/>
              <w:color w:val="F9FAFB"/>
            </w:rPr>
          </w:rPrChange>
        </w:rPr>
      </w:pPr>
      <w:ins w:id="1514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515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1.2. Верификация данных и «красные флаги»:</w:t>
        </w:r>
      </w:ins>
    </w:p>
    <w:p w14:paraId="7994EA53" w14:textId="77777777" w:rsidR="006941F9" w:rsidRPr="006941F9" w:rsidRDefault="006941F9" w:rsidP="006941F9">
      <w:pPr>
        <w:pStyle w:val="ds-markdown-paragraph"/>
        <w:numPr>
          <w:ilvl w:val="0"/>
          <w:numId w:val="85"/>
        </w:numPr>
        <w:spacing w:after="0" w:afterAutospacing="0" w:line="420" w:lineRule="atLeast"/>
        <w:rPr>
          <w:ins w:id="1516" w:author="_" w:date="2025-11-25T12:48:00Z"/>
          <w:rFonts w:ascii="Segoe UI" w:hAnsi="Segoe UI" w:cs="Segoe UI"/>
          <w:color w:val="000000" w:themeColor="text1"/>
          <w:rPrChange w:id="1517" w:author="_" w:date="2025-11-25T12:49:00Z">
            <w:rPr>
              <w:ins w:id="1518" w:author="_" w:date="2025-11-25T12:48:00Z"/>
              <w:rFonts w:ascii="Segoe UI" w:hAnsi="Segoe UI" w:cs="Segoe UI"/>
              <w:color w:val="F9FAFB"/>
            </w:rPr>
          </w:rPrChange>
        </w:rPr>
      </w:pPr>
      <w:ins w:id="1519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520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Расхождение площадей:</w:t>
        </w:r>
        <w:r w:rsidRPr="006941F9">
          <w:rPr>
            <w:rFonts w:ascii="Segoe UI" w:hAnsi="Segoe UI" w:cs="Segoe UI"/>
            <w:color w:val="000000" w:themeColor="text1"/>
            <w:rPrChange w:id="1521" w:author="_" w:date="2025-11-25T12:49:00Z">
              <w:rPr>
                <w:rFonts w:ascii="Segoe UI" w:hAnsi="Segoe UI" w:cs="Segoe UI"/>
                <w:color w:val="F9FAFB"/>
              </w:rPr>
            </w:rPrChange>
          </w:rPr>
          <w:t> Площадь по ЕГРН, техпаспорту и реестру арендаторов должна быть идентична. Любые расхождения – приостановить оценку до их устранения.</w:t>
        </w:r>
      </w:ins>
    </w:p>
    <w:p w14:paraId="60EE7DBE" w14:textId="77777777" w:rsidR="006941F9" w:rsidRPr="006941F9" w:rsidRDefault="006941F9" w:rsidP="006941F9">
      <w:pPr>
        <w:pStyle w:val="ds-markdown-paragraph"/>
        <w:numPr>
          <w:ilvl w:val="0"/>
          <w:numId w:val="85"/>
        </w:numPr>
        <w:spacing w:after="0" w:afterAutospacing="0" w:line="420" w:lineRule="atLeast"/>
        <w:rPr>
          <w:ins w:id="1522" w:author="_" w:date="2025-11-25T12:48:00Z"/>
          <w:rFonts w:ascii="Segoe UI" w:hAnsi="Segoe UI" w:cs="Segoe UI"/>
          <w:color w:val="000000" w:themeColor="text1"/>
          <w:rPrChange w:id="1523" w:author="_" w:date="2025-11-25T12:49:00Z">
            <w:rPr>
              <w:ins w:id="1524" w:author="_" w:date="2025-11-25T12:48:00Z"/>
              <w:rFonts w:ascii="Segoe UI" w:hAnsi="Segoe UI" w:cs="Segoe UI"/>
              <w:color w:val="F9FAFB"/>
            </w:rPr>
          </w:rPrChange>
        </w:rPr>
      </w:pPr>
      <w:ins w:id="1525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526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Проверка доходов</w:t>
        </w:r>
        <w:proofErr w:type="gramStart"/>
        <w:r w:rsidRPr="006941F9">
          <w:rPr>
            <w:rStyle w:val="afa"/>
            <w:rFonts w:ascii="Segoe UI" w:hAnsi="Segoe UI" w:cs="Segoe UI"/>
            <w:color w:val="000000" w:themeColor="text1"/>
            <w:rPrChange w:id="1527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:</w:t>
        </w:r>
        <w:r w:rsidRPr="006941F9">
          <w:rPr>
            <w:rFonts w:ascii="Segoe UI" w:hAnsi="Segoe UI" w:cs="Segoe UI"/>
            <w:color w:val="000000" w:themeColor="text1"/>
            <w:rPrChange w:id="1528" w:author="_" w:date="2025-11-25T12:49:00Z">
              <w:rPr>
                <w:rFonts w:ascii="Segoe UI" w:hAnsi="Segoe UI" w:cs="Segoe UI"/>
                <w:color w:val="F9FAFB"/>
              </w:rPr>
            </w:rPrChange>
          </w:rPr>
          <w:t> Выборочно</w:t>
        </w:r>
        <w:proofErr w:type="gramEnd"/>
        <w:r w:rsidRPr="006941F9">
          <w:rPr>
            <w:rFonts w:ascii="Segoe UI" w:hAnsi="Segoe UI" w:cs="Segoe UI"/>
            <w:color w:val="000000" w:themeColor="text1"/>
            <w:rPrChange w:id="1529" w:author="_" w:date="2025-11-25T12:49:00Z">
              <w:rPr>
                <w:rFonts w:ascii="Segoe UI" w:hAnsi="Segoe UI" w:cs="Segoe UI"/>
                <w:color w:val="F9FAFB"/>
              </w:rPr>
            </w:rPrChange>
          </w:rPr>
          <w:t xml:space="preserve"> сравнить ставки аренды и условия в реестре с реальными договорами. Особое внимание – на якорных арендаторов.</w:t>
        </w:r>
      </w:ins>
    </w:p>
    <w:p w14:paraId="385ACB26" w14:textId="77777777" w:rsidR="006941F9" w:rsidRPr="006941F9" w:rsidRDefault="006941F9" w:rsidP="006941F9">
      <w:pPr>
        <w:pStyle w:val="ds-markdown-paragraph"/>
        <w:numPr>
          <w:ilvl w:val="0"/>
          <w:numId w:val="85"/>
        </w:numPr>
        <w:spacing w:after="0" w:afterAutospacing="0" w:line="420" w:lineRule="atLeast"/>
        <w:rPr>
          <w:ins w:id="1530" w:author="_" w:date="2025-11-25T12:48:00Z"/>
          <w:rFonts w:ascii="Segoe UI" w:hAnsi="Segoe UI" w:cs="Segoe UI"/>
          <w:color w:val="000000" w:themeColor="text1"/>
          <w:rPrChange w:id="1531" w:author="_" w:date="2025-11-25T12:49:00Z">
            <w:rPr>
              <w:ins w:id="1532" w:author="_" w:date="2025-11-25T12:48:00Z"/>
              <w:rFonts w:ascii="Segoe UI" w:hAnsi="Segoe UI" w:cs="Segoe UI"/>
              <w:color w:val="F9FAFB"/>
            </w:rPr>
          </w:rPrChange>
        </w:rPr>
      </w:pPr>
      <w:ins w:id="1533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534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Анализ расходов</w:t>
        </w:r>
        <w:proofErr w:type="gramStart"/>
        <w:r w:rsidRPr="006941F9">
          <w:rPr>
            <w:rStyle w:val="afa"/>
            <w:rFonts w:ascii="Segoe UI" w:hAnsi="Segoe UI" w:cs="Segoe UI"/>
            <w:color w:val="000000" w:themeColor="text1"/>
            <w:rPrChange w:id="1535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:</w:t>
        </w:r>
        <w:r w:rsidRPr="006941F9">
          <w:rPr>
            <w:rFonts w:ascii="Segoe UI" w:hAnsi="Segoe UI" w:cs="Segoe UI"/>
            <w:color w:val="000000" w:themeColor="text1"/>
            <w:rPrChange w:id="1536" w:author="_" w:date="2025-11-25T12:49:00Z">
              <w:rPr>
                <w:rFonts w:ascii="Segoe UI" w:hAnsi="Segoe UI" w:cs="Segoe UI"/>
                <w:color w:val="F9FAFB"/>
              </w:rPr>
            </w:rPrChange>
          </w:rPr>
          <w:t> Сравнить</w:t>
        </w:r>
        <w:proofErr w:type="gramEnd"/>
        <w:r w:rsidRPr="006941F9">
          <w:rPr>
            <w:rFonts w:ascii="Segoe UI" w:hAnsi="Segoe UI" w:cs="Segoe UI"/>
            <w:color w:val="000000" w:themeColor="text1"/>
            <w:rPrChange w:id="1537" w:author="_" w:date="2025-11-25T12:49:00Z">
              <w:rPr>
                <w:rFonts w:ascii="Segoe UI" w:hAnsi="Segoe UI" w:cs="Segoe UI"/>
                <w:color w:val="F9FAFB"/>
              </w:rPr>
            </w:rPrChange>
          </w:rPr>
          <w:t xml:space="preserve"> заявленные операционные расходы с рыночным диапазоном </w:t>
        </w:r>
        <w:r w:rsidRPr="006941F9">
          <w:rPr>
            <w:rStyle w:val="afa"/>
            <w:rFonts w:ascii="Segoe UI" w:hAnsi="Segoe UI" w:cs="Segoe UI"/>
            <w:color w:val="000000" w:themeColor="text1"/>
            <w:rPrChange w:id="1538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2 700 – 4 300 руб./кв. м общей площади в год (без НДС)</w:t>
        </w:r>
        <w:r w:rsidRPr="006941F9">
          <w:rPr>
            <w:rFonts w:ascii="Segoe UI" w:hAnsi="Segoe UI" w:cs="Segoe UI"/>
            <w:color w:val="000000" w:themeColor="text1"/>
            <w:rPrChange w:id="1539" w:author="_" w:date="2025-11-25T12:49:00Z">
              <w:rPr>
                <w:rFonts w:ascii="Segoe UI" w:hAnsi="Segoe UI" w:cs="Segoe UI"/>
                <w:color w:val="F9FAFB"/>
              </w:rPr>
            </w:rPrChange>
          </w:rPr>
          <w:t>. Если данные заемщика ниже, это признак занижения расходов для искусственного завышения дохода.</w:t>
        </w:r>
      </w:ins>
    </w:p>
    <w:p w14:paraId="0E304494" w14:textId="77777777" w:rsidR="006941F9" w:rsidRPr="006941F9" w:rsidRDefault="006941F9" w:rsidP="006941F9">
      <w:pPr>
        <w:spacing w:before="480" w:after="480" w:line="420" w:lineRule="atLeast"/>
        <w:rPr>
          <w:ins w:id="1540" w:author="_" w:date="2025-11-25T12:48:00Z"/>
          <w:rFonts w:ascii="Segoe UI" w:hAnsi="Segoe UI" w:cs="Segoe UI"/>
          <w:color w:val="000000" w:themeColor="text1"/>
          <w:rPrChange w:id="1541" w:author="_" w:date="2025-11-25T12:49:00Z">
            <w:rPr>
              <w:ins w:id="1542" w:author="_" w:date="2025-11-25T12:48:00Z"/>
              <w:rFonts w:ascii="Segoe UI" w:hAnsi="Segoe UI" w:cs="Segoe UI"/>
              <w:color w:val="F9FAFB"/>
            </w:rPr>
          </w:rPrChange>
        </w:rPr>
      </w:pPr>
      <w:ins w:id="1543" w:author="_" w:date="2025-11-25T12:48:00Z">
        <w:r w:rsidRPr="006941F9">
          <w:rPr>
            <w:rFonts w:ascii="Segoe UI" w:hAnsi="Segoe UI" w:cs="Segoe UI"/>
            <w:color w:val="000000" w:themeColor="text1"/>
            <w:rPrChange w:id="1544" w:author="_" w:date="2025-11-25T12:49:00Z">
              <w:rPr>
                <w:rFonts w:ascii="Segoe UI" w:hAnsi="Segoe UI" w:cs="Segoe UI"/>
                <w:color w:val="F9FAFB"/>
              </w:rPr>
            </w:rPrChange>
          </w:rPr>
          <w:pict w14:anchorId="24020C28">
            <v:rect id="_x0000_i1031" style="width:0;height:.75pt" o:hralign="center" o:hrstd="t" o:hr="t" fillcolor="#a0a0a0" stroked="f"/>
          </w:pict>
        </w:r>
      </w:ins>
    </w:p>
    <w:p w14:paraId="6CC39816" w14:textId="77777777" w:rsidR="006941F9" w:rsidRPr="006941F9" w:rsidRDefault="006941F9" w:rsidP="006941F9">
      <w:pPr>
        <w:pStyle w:val="40"/>
        <w:spacing w:before="240" w:after="120" w:line="420" w:lineRule="atLeast"/>
        <w:rPr>
          <w:ins w:id="1545" w:author="_" w:date="2025-11-25T12:48:00Z"/>
          <w:rFonts w:ascii="Segoe UI" w:hAnsi="Segoe UI" w:cs="Segoe UI"/>
          <w:color w:val="000000" w:themeColor="text1"/>
          <w:rPrChange w:id="1546" w:author="_" w:date="2025-11-25T12:49:00Z">
            <w:rPr>
              <w:ins w:id="1547" w:author="_" w:date="2025-11-25T12:48:00Z"/>
              <w:rFonts w:ascii="Segoe UI" w:hAnsi="Segoe UI" w:cs="Segoe UI"/>
              <w:color w:val="F9FAFB"/>
            </w:rPr>
          </w:rPrChange>
        </w:rPr>
      </w:pPr>
      <w:ins w:id="1548" w:author="_" w:date="2025-11-25T12:48:00Z">
        <w:r w:rsidRPr="006941F9">
          <w:rPr>
            <w:rStyle w:val="afa"/>
            <w:rFonts w:ascii="Segoe UI" w:hAnsi="Segoe UI" w:cs="Segoe UI"/>
            <w:b w:val="0"/>
            <w:bCs w:val="0"/>
            <w:color w:val="000000" w:themeColor="text1"/>
            <w:rPrChange w:id="1549" w:author="_" w:date="2025-11-25T12:49:00Z">
              <w:rPr>
                <w:rStyle w:val="afa"/>
                <w:rFonts w:ascii="Segoe UI" w:hAnsi="Segoe UI" w:cs="Segoe UI"/>
                <w:b w:val="0"/>
                <w:bCs w:val="0"/>
                <w:color w:val="F9FAFB"/>
              </w:rPr>
            </w:rPrChange>
          </w:rPr>
          <w:t>ЭТАП 2: ИДЕНТИФИКАЦИЯ ОБЪЕКТА И АНАЛИЗ РЫНОЧНОГО ОКРУЖЕНИЯ</w:t>
        </w:r>
      </w:ins>
    </w:p>
    <w:p w14:paraId="26AE7848" w14:textId="77777777" w:rsidR="006941F9" w:rsidRPr="006941F9" w:rsidRDefault="006941F9" w:rsidP="006941F9">
      <w:pPr>
        <w:pStyle w:val="ds-markdown-paragraph"/>
        <w:numPr>
          <w:ilvl w:val="0"/>
          <w:numId w:val="86"/>
        </w:numPr>
        <w:spacing w:after="0" w:afterAutospacing="0" w:line="420" w:lineRule="atLeast"/>
        <w:rPr>
          <w:ins w:id="1550" w:author="_" w:date="2025-11-25T12:48:00Z"/>
          <w:rFonts w:ascii="Segoe UI" w:hAnsi="Segoe UI" w:cs="Segoe UI"/>
          <w:color w:val="000000" w:themeColor="text1"/>
          <w:rPrChange w:id="1551" w:author="_" w:date="2025-11-25T12:49:00Z">
            <w:rPr>
              <w:ins w:id="1552" w:author="_" w:date="2025-11-25T12:48:00Z"/>
              <w:rFonts w:ascii="Segoe UI" w:hAnsi="Segoe UI" w:cs="Segoe UI"/>
              <w:color w:val="F9FAFB"/>
            </w:rPr>
          </w:rPrChange>
        </w:rPr>
      </w:pPr>
      <w:ins w:id="1553" w:author="_" w:date="2025-11-25T12:48:00Z">
        <w:r w:rsidRPr="006941F9">
          <w:rPr>
            <w:rFonts w:ascii="Segoe UI" w:hAnsi="Segoe UI" w:cs="Segoe UI"/>
            <w:color w:val="000000" w:themeColor="text1"/>
            <w:rPrChange w:id="1554" w:author="_" w:date="2025-11-25T12:49:00Z">
              <w:rPr>
                <w:rFonts w:ascii="Segoe UI" w:hAnsi="Segoe UI" w:cs="Segoe UI"/>
                <w:color w:val="F9FAFB"/>
              </w:rPr>
            </w:rPrChange>
          </w:rPr>
          <w:t>Составьте таблицу параметров (как в Таблице 1 исходного документа).</w:t>
        </w:r>
      </w:ins>
    </w:p>
    <w:p w14:paraId="0E493867" w14:textId="77777777" w:rsidR="006941F9" w:rsidRPr="006941F9" w:rsidRDefault="006941F9" w:rsidP="006941F9">
      <w:pPr>
        <w:pStyle w:val="ds-markdown-paragraph"/>
        <w:numPr>
          <w:ilvl w:val="0"/>
          <w:numId w:val="86"/>
        </w:numPr>
        <w:spacing w:after="0" w:afterAutospacing="0" w:line="420" w:lineRule="atLeast"/>
        <w:rPr>
          <w:ins w:id="1555" w:author="_" w:date="2025-11-25T12:48:00Z"/>
          <w:rFonts w:ascii="Segoe UI" w:hAnsi="Segoe UI" w:cs="Segoe UI"/>
          <w:color w:val="000000" w:themeColor="text1"/>
          <w:rPrChange w:id="1556" w:author="_" w:date="2025-11-25T12:49:00Z">
            <w:rPr>
              <w:ins w:id="1557" w:author="_" w:date="2025-11-25T12:48:00Z"/>
              <w:rFonts w:ascii="Segoe UI" w:hAnsi="Segoe UI" w:cs="Segoe UI"/>
              <w:color w:val="F9FAFB"/>
            </w:rPr>
          </w:rPrChange>
        </w:rPr>
      </w:pPr>
      <w:ins w:id="1558" w:author="_" w:date="2025-11-25T12:48:00Z">
        <w:r w:rsidRPr="006941F9">
          <w:rPr>
            <w:rFonts w:ascii="Segoe UI" w:hAnsi="Segoe UI" w:cs="Segoe UI"/>
            <w:color w:val="000000" w:themeColor="text1"/>
            <w:rPrChange w:id="1559" w:author="_" w:date="2025-11-25T12:49:00Z">
              <w:rPr>
                <w:rFonts w:ascii="Segoe UI" w:hAnsi="Segoe UI" w:cs="Segoe UI"/>
                <w:color w:val="F9FAFB"/>
              </w:rPr>
            </w:rPrChange>
          </w:rPr>
          <w:t>Проведите </w:t>
        </w:r>
        <w:r w:rsidRPr="006941F9">
          <w:rPr>
            <w:rStyle w:val="afa"/>
            <w:rFonts w:ascii="Segoe UI" w:hAnsi="Segoe UI" w:cs="Segoe UI"/>
            <w:color w:val="000000" w:themeColor="text1"/>
            <w:rPrChange w:id="1560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SWOT-анализ местоположения</w:t>
        </w:r>
        <w:r w:rsidRPr="006941F9">
          <w:rPr>
            <w:rFonts w:ascii="Segoe UI" w:hAnsi="Segoe UI" w:cs="Segoe UI"/>
            <w:color w:val="000000" w:themeColor="text1"/>
            <w:rPrChange w:id="1561" w:author="_" w:date="2025-11-25T12:49:00Z">
              <w:rPr>
                <w:rFonts w:ascii="Segoe UI" w:hAnsi="Segoe UI" w:cs="Segoe UI"/>
                <w:color w:val="F9FAFB"/>
              </w:rPr>
            </w:rPrChange>
          </w:rPr>
          <w:t> (Таблица 2). Его выводы будут напрямую влиять на ключевые прогнозные параметры в ДДП: темп роста аренды, ставка дисконтирования, ставка капитализации.</w:t>
        </w:r>
      </w:ins>
    </w:p>
    <w:p w14:paraId="2A057D85" w14:textId="77777777" w:rsidR="006941F9" w:rsidRPr="006941F9" w:rsidRDefault="006941F9" w:rsidP="006941F9">
      <w:pPr>
        <w:spacing w:before="480" w:after="480" w:line="420" w:lineRule="atLeast"/>
        <w:rPr>
          <w:ins w:id="1562" w:author="_" w:date="2025-11-25T12:48:00Z"/>
          <w:rFonts w:ascii="Segoe UI" w:hAnsi="Segoe UI" w:cs="Segoe UI"/>
          <w:color w:val="000000" w:themeColor="text1"/>
          <w:rPrChange w:id="1563" w:author="_" w:date="2025-11-25T12:49:00Z">
            <w:rPr>
              <w:ins w:id="1564" w:author="_" w:date="2025-11-25T12:48:00Z"/>
              <w:rFonts w:ascii="Segoe UI" w:hAnsi="Segoe UI" w:cs="Segoe UI"/>
              <w:color w:val="F9FAFB"/>
            </w:rPr>
          </w:rPrChange>
        </w:rPr>
      </w:pPr>
      <w:ins w:id="1565" w:author="_" w:date="2025-11-25T12:48:00Z">
        <w:r w:rsidRPr="006941F9">
          <w:rPr>
            <w:rFonts w:ascii="Segoe UI" w:hAnsi="Segoe UI" w:cs="Segoe UI"/>
            <w:color w:val="000000" w:themeColor="text1"/>
            <w:rPrChange w:id="1566" w:author="_" w:date="2025-11-25T12:49:00Z">
              <w:rPr>
                <w:rFonts w:ascii="Segoe UI" w:hAnsi="Segoe UI" w:cs="Segoe UI"/>
                <w:color w:val="F9FAFB"/>
              </w:rPr>
            </w:rPrChange>
          </w:rPr>
          <w:lastRenderedPageBreak/>
          <w:pict w14:anchorId="7D991832">
            <v:rect id="_x0000_i1032" style="width:0;height:.75pt" o:hralign="center" o:hrstd="t" o:hr="t" fillcolor="#a0a0a0" stroked="f"/>
          </w:pict>
        </w:r>
      </w:ins>
    </w:p>
    <w:p w14:paraId="2FAD1057" w14:textId="77777777" w:rsidR="006941F9" w:rsidRPr="006941F9" w:rsidRDefault="006941F9" w:rsidP="006941F9">
      <w:pPr>
        <w:pStyle w:val="40"/>
        <w:spacing w:before="240" w:after="240" w:line="420" w:lineRule="atLeast"/>
        <w:rPr>
          <w:ins w:id="1567" w:author="_" w:date="2025-11-25T12:48:00Z"/>
          <w:rFonts w:ascii="Segoe UI" w:hAnsi="Segoe UI" w:cs="Segoe UI"/>
          <w:color w:val="000000" w:themeColor="text1"/>
          <w:rPrChange w:id="1568" w:author="_" w:date="2025-11-25T12:49:00Z">
            <w:rPr>
              <w:ins w:id="1569" w:author="_" w:date="2025-11-25T12:48:00Z"/>
              <w:rFonts w:ascii="Segoe UI" w:hAnsi="Segoe UI" w:cs="Segoe UI"/>
              <w:color w:val="F9FAFB"/>
            </w:rPr>
          </w:rPrChange>
        </w:rPr>
      </w:pPr>
      <w:ins w:id="1570" w:author="_" w:date="2025-11-25T12:48:00Z">
        <w:r w:rsidRPr="006941F9">
          <w:rPr>
            <w:rStyle w:val="afa"/>
            <w:rFonts w:ascii="Segoe UI" w:hAnsi="Segoe UI" w:cs="Segoe UI"/>
            <w:b w:val="0"/>
            <w:bCs w:val="0"/>
            <w:color w:val="000000" w:themeColor="text1"/>
            <w:rPrChange w:id="1571" w:author="_" w:date="2025-11-25T12:49:00Z">
              <w:rPr>
                <w:rStyle w:val="afa"/>
                <w:rFonts w:ascii="Segoe UI" w:hAnsi="Segoe UI" w:cs="Segoe UI"/>
                <w:b w:val="0"/>
                <w:bCs w:val="0"/>
                <w:color w:val="F9FAFB"/>
              </w:rPr>
            </w:rPrChange>
          </w:rPr>
          <w:t>ЭТАП 3: ОЦЕНКА СТОИМОСТИ ДОХОДНЫМ ПОДХОДОМ</w:t>
        </w:r>
      </w:ins>
    </w:p>
    <w:p w14:paraId="1D5895DA" w14:textId="77777777" w:rsidR="006941F9" w:rsidRPr="006941F9" w:rsidRDefault="006941F9" w:rsidP="006941F9">
      <w:pPr>
        <w:pStyle w:val="5"/>
        <w:spacing w:before="240" w:after="240" w:line="420" w:lineRule="atLeast"/>
        <w:rPr>
          <w:ins w:id="1572" w:author="_" w:date="2025-11-25T12:48:00Z"/>
          <w:rFonts w:ascii="Segoe UI" w:hAnsi="Segoe UI" w:cs="Segoe UI"/>
          <w:color w:val="000000" w:themeColor="text1"/>
          <w:szCs w:val="24"/>
          <w:rPrChange w:id="1573" w:author="_" w:date="2025-11-25T12:49:00Z">
            <w:rPr>
              <w:ins w:id="1574" w:author="_" w:date="2025-11-25T12:48:00Z"/>
              <w:rFonts w:ascii="Segoe UI" w:hAnsi="Segoe UI" w:cs="Segoe UI"/>
              <w:color w:val="F9FAFB"/>
              <w:szCs w:val="24"/>
            </w:rPr>
          </w:rPrChange>
        </w:rPr>
      </w:pPr>
      <w:ins w:id="1575" w:author="_" w:date="2025-11-25T12:48:00Z">
        <w:r w:rsidRPr="006941F9">
          <w:rPr>
            <w:rStyle w:val="afa"/>
            <w:rFonts w:ascii="Segoe UI" w:hAnsi="Segoe UI" w:cs="Segoe UI"/>
            <w:b w:val="0"/>
            <w:bCs w:val="0"/>
            <w:color w:val="000000" w:themeColor="text1"/>
            <w:szCs w:val="24"/>
            <w:rPrChange w:id="1576" w:author="_" w:date="2025-11-25T12:49:00Z">
              <w:rPr>
                <w:rStyle w:val="afa"/>
                <w:rFonts w:ascii="Segoe UI" w:hAnsi="Segoe UI" w:cs="Segoe UI"/>
                <w:b w:val="0"/>
                <w:bCs w:val="0"/>
                <w:color w:val="F9FAFB"/>
                <w:szCs w:val="24"/>
              </w:rPr>
            </w:rPrChange>
          </w:rPr>
          <w:t>3.1. Выбор между методом прямой капитализации (ПК) и ДДП</w:t>
        </w:r>
      </w:ins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4097"/>
        <w:gridCol w:w="5097"/>
      </w:tblGrid>
      <w:tr w:rsidR="006941F9" w:rsidRPr="006941F9" w14:paraId="63055E03" w14:textId="77777777" w:rsidTr="006941F9">
        <w:trPr>
          <w:tblHeader/>
          <w:ins w:id="1577" w:author="_" w:date="2025-11-25T12:48:00Z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9812B" w14:textId="77777777" w:rsidR="006941F9" w:rsidRPr="006941F9" w:rsidRDefault="006941F9">
            <w:pPr>
              <w:spacing w:line="375" w:lineRule="atLeast"/>
              <w:rPr>
                <w:ins w:id="1578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1579" w:author="_" w:date="2025-11-25T12:49:00Z">
                  <w:rPr>
                    <w:ins w:id="1580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1581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1582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Критерий</w:t>
              </w:r>
            </w:ins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D3892" w14:textId="77777777" w:rsidR="006941F9" w:rsidRPr="006941F9" w:rsidRDefault="006941F9">
            <w:pPr>
              <w:spacing w:line="375" w:lineRule="atLeast"/>
              <w:rPr>
                <w:ins w:id="1583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1584" w:author="_" w:date="2025-11-25T12:49:00Z">
                  <w:rPr>
                    <w:ins w:id="1585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1586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1587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Метод Прямой Капитализации (ПК)</w:t>
              </w:r>
            </w:ins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00CBC" w14:textId="77777777" w:rsidR="006941F9" w:rsidRPr="006941F9" w:rsidRDefault="006941F9">
            <w:pPr>
              <w:spacing w:line="375" w:lineRule="atLeast"/>
              <w:rPr>
                <w:ins w:id="1588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1589" w:author="_" w:date="2025-11-25T12:49:00Z">
                  <w:rPr>
                    <w:ins w:id="1590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1591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1592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Метод Дисконтирования Денежных Потоков (ДДП)</w:t>
              </w:r>
            </w:ins>
          </w:p>
        </w:tc>
      </w:tr>
      <w:tr w:rsidR="006941F9" w:rsidRPr="006941F9" w14:paraId="53873CFA" w14:textId="77777777" w:rsidTr="006941F9">
        <w:trPr>
          <w:ins w:id="1593" w:author="_" w:date="2025-11-25T12:48:00Z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4917F" w14:textId="77777777" w:rsidR="006941F9" w:rsidRPr="006941F9" w:rsidRDefault="006941F9">
            <w:pPr>
              <w:spacing w:line="375" w:lineRule="atLeast"/>
              <w:rPr>
                <w:ins w:id="1594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1595" w:author="_" w:date="2025-11-25T12:49:00Z">
                  <w:rPr>
                    <w:ins w:id="1596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1597" w:author="_" w:date="2025-11-25T12:48:00Z">
              <w:r w:rsidRPr="006941F9">
                <w:rPr>
                  <w:rStyle w:val="afa"/>
                  <w:rFonts w:ascii="Segoe UI" w:hAnsi="Segoe UI" w:cs="Segoe UI"/>
                  <w:color w:val="000000" w:themeColor="text1"/>
                  <w:sz w:val="23"/>
                  <w:szCs w:val="23"/>
                  <w:rPrChange w:id="1598" w:author="_" w:date="2025-11-25T12:49:00Z">
                    <w:rPr>
                      <w:rStyle w:val="afa"/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Условия применения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EB15E" w14:textId="77777777" w:rsidR="006941F9" w:rsidRPr="006941F9" w:rsidRDefault="006941F9">
            <w:pPr>
              <w:spacing w:line="375" w:lineRule="atLeast"/>
              <w:rPr>
                <w:ins w:id="1599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1600" w:author="_" w:date="2025-11-25T12:49:00Z">
                  <w:rPr>
                    <w:ins w:id="1601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1602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1603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Стабильный, зрелый ТЦ с загрузкой &gt;95%. Потоки доходов и расходов предсказуемы.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74322" w14:textId="77777777" w:rsidR="006941F9" w:rsidRPr="006941F9" w:rsidRDefault="006941F9">
            <w:pPr>
              <w:spacing w:line="375" w:lineRule="atLeast"/>
              <w:rPr>
                <w:ins w:id="1604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1605" w:author="_" w:date="2025-11-25T12:49:00Z">
                  <w:rPr>
                    <w:ins w:id="1606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1607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1608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ТЦ с нестабильными потоками, загрузка &lt;95%, планируется реконструкция, изменение арендных ставок, значительная ротация арендаторов.</w:t>
              </w:r>
            </w:ins>
          </w:p>
        </w:tc>
      </w:tr>
      <w:tr w:rsidR="006941F9" w:rsidRPr="006941F9" w14:paraId="5E70A58E" w14:textId="77777777" w:rsidTr="006941F9">
        <w:trPr>
          <w:ins w:id="1609" w:author="_" w:date="2025-11-25T12:48:00Z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B238E" w14:textId="77777777" w:rsidR="006941F9" w:rsidRPr="006941F9" w:rsidRDefault="006941F9">
            <w:pPr>
              <w:spacing w:line="375" w:lineRule="atLeast"/>
              <w:rPr>
                <w:ins w:id="1610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1611" w:author="_" w:date="2025-11-25T12:49:00Z">
                  <w:rPr>
                    <w:ins w:id="1612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1613" w:author="_" w:date="2025-11-25T12:48:00Z">
              <w:r w:rsidRPr="006941F9">
                <w:rPr>
                  <w:rStyle w:val="afa"/>
                  <w:rFonts w:ascii="Segoe UI" w:hAnsi="Segoe UI" w:cs="Segoe UI"/>
                  <w:color w:val="000000" w:themeColor="text1"/>
                  <w:sz w:val="23"/>
                  <w:szCs w:val="23"/>
                  <w:rPrChange w:id="1614" w:author="_" w:date="2025-11-25T12:49:00Z">
                    <w:rPr>
                      <w:rStyle w:val="afa"/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Основа расчета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FC52C" w14:textId="77777777" w:rsidR="006941F9" w:rsidRPr="006941F9" w:rsidRDefault="006941F9">
            <w:pPr>
              <w:spacing w:line="375" w:lineRule="atLeast"/>
              <w:rPr>
                <w:ins w:id="1615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1616" w:author="_" w:date="2025-11-25T12:49:00Z">
                  <w:rPr>
                    <w:ins w:id="1617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1618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1619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Один стабилизированный год.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BE082" w14:textId="77777777" w:rsidR="006941F9" w:rsidRPr="006941F9" w:rsidRDefault="006941F9">
            <w:pPr>
              <w:spacing w:line="375" w:lineRule="atLeast"/>
              <w:rPr>
                <w:ins w:id="1620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1621" w:author="_" w:date="2025-11-25T12:49:00Z">
                  <w:rPr>
                    <w:ins w:id="1622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1623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1624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Прогноз на весь срок владения (обычно 5-10 лет).</w:t>
              </w:r>
            </w:ins>
          </w:p>
        </w:tc>
      </w:tr>
      <w:tr w:rsidR="006941F9" w:rsidRPr="006941F9" w14:paraId="79C3D344" w14:textId="77777777" w:rsidTr="006941F9">
        <w:trPr>
          <w:ins w:id="1625" w:author="_" w:date="2025-11-25T12:48:00Z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C199F" w14:textId="77777777" w:rsidR="006941F9" w:rsidRPr="006941F9" w:rsidRDefault="006941F9">
            <w:pPr>
              <w:spacing w:line="375" w:lineRule="atLeast"/>
              <w:rPr>
                <w:ins w:id="1626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1627" w:author="_" w:date="2025-11-25T12:49:00Z">
                  <w:rPr>
                    <w:ins w:id="1628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1629" w:author="_" w:date="2025-11-25T12:48:00Z">
              <w:r w:rsidRPr="006941F9">
                <w:rPr>
                  <w:rStyle w:val="afa"/>
                  <w:rFonts w:ascii="Segoe UI" w:hAnsi="Segoe UI" w:cs="Segoe UI"/>
                  <w:color w:val="000000" w:themeColor="text1"/>
                  <w:sz w:val="23"/>
                  <w:szCs w:val="23"/>
                  <w:rPrChange w:id="1630" w:author="_" w:date="2025-11-25T12:49:00Z">
                    <w:rPr>
                      <w:rStyle w:val="afa"/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Преимущества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FA4DA" w14:textId="77777777" w:rsidR="006941F9" w:rsidRPr="006941F9" w:rsidRDefault="006941F9">
            <w:pPr>
              <w:spacing w:line="375" w:lineRule="atLeast"/>
              <w:rPr>
                <w:ins w:id="1631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1632" w:author="_" w:date="2025-11-25T12:49:00Z">
                  <w:rPr>
                    <w:ins w:id="1633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1634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1635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Простота и наглядность.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432F6" w14:textId="77777777" w:rsidR="006941F9" w:rsidRPr="006941F9" w:rsidRDefault="006941F9">
            <w:pPr>
              <w:spacing w:line="375" w:lineRule="atLeast"/>
              <w:rPr>
                <w:ins w:id="1636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1637" w:author="_" w:date="2025-11-25T12:49:00Z">
                  <w:rPr>
                    <w:ins w:id="1638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1639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1640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Учитывает изменение стоимости денег во времени, будущие изменения доходов/расходов, более точен для нестабильных активов.</w:t>
              </w:r>
            </w:ins>
          </w:p>
        </w:tc>
      </w:tr>
    </w:tbl>
    <w:p w14:paraId="688CD7FA" w14:textId="77777777" w:rsidR="006941F9" w:rsidRPr="006941F9" w:rsidRDefault="006941F9" w:rsidP="006941F9">
      <w:pPr>
        <w:pStyle w:val="ds-markdown-paragraph"/>
        <w:spacing w:before="240" w:beforeAutospacing="0" w:after="240" w:afterAutospacing="0" w:line="420" w:lineRule="atLeast"/>
        <w:rPr>
          <w:ins w:id="1641" w:author="_" w:date="2025-11-25T12:48:00Z"/>
          <w:rFonts w:ascii="Segoe UI" w:hAnsi="Segoe UI" w:cs="Segoe UI"/>
          <w:color w:val="000000" w:themeColor="text1"/>
          <w:rPrChange w:id="1642" w:author="_" w:date="2025-11-25T12:49:00Z">
            <w:rPr>
              <w:ins w:id="1643" w:author="_" w:date="2025-11-25T12:48:00Z"/>
              <w:rFonts w:ascii="Segoe UI" w:hAnsi="Segoe UI" w:cs="Segoe UI"/>
              <w:color w:val="F9FAFB"/>
            </w:rPr>
          </w:rPrChange>
        </w:rPr>
      </w:pPr>
      <w:ins w:id="1644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645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Для данной инструкции фокус на ДДП.</w:t>
        </w:r>
      </w:ins>
    </w:p>
    <w:p w14:paraId="7E4690D2" w14:textId="77777777" w:rsidR="006941F9" w:rsidRPr="006941F9" w:rsidRDefault="006941F9" w:rsidP="006941F9">
      <w:pPr>
        <w:pStyle w:val="5"/>
        <w:spacing w:before="240" w:after="240" w:line="420" w:lineRule="atLeast"/>
        <w:rPr>
          <w:ins w:id="1646" w:author="_" w:date="2025-11-25T12:48:00Z"/>
          <w:rFonts w:ascii="Segoe UI" w:hAnsi="Segoe UI" w:cs="Segoe UI"/>
          <w:color w:val="000000" w:themeColor="text1"/>
          <w:szCs w:val="24"/>
          <w:rPrChange w:id="1647" w:author="_" w:date="2025-11-25T12:49:00Z">
            <w:rPr>
              <w:ins w:id="1648" w:author="_" w:date="2025-11-25T12:48:00Z"/>
              <w:rFonts w:ascii="Segoe UI" w:hAnsi="Segoe UI" w:cs="Segoe UI"/>
              <w:color w:val="F9FAFB"/>
              <w:szCs w:val="24"/>
            </w:rPr>
          </w:rPrChange>
        </w:rPr>
      </w:pPr>
      <w:ins w:id="1649" w:author="_" w:date="2025-11-25T12:48:00Z">
        <w:r w:rsidRPr="006941F9">
          <w:rPr>
            <w:rStyle w:val="afa"/>
            <w:rFonts w:ascii="Segoe UI" w:hAnsi="Segoe UI" w:cs="Segoe UI"/>
            <w:b w:val="0"/>
            <w:bCs w:val="0"/>
            <w:color w:val="000000" w:themeColor="text1"/>
            <w:szCs w:val="24"/>
            <w:rPrChange w:id="1650" w:author="_" w:date="2025-11-25T12:49:00Z">
              <w:rPr>
                <w:rStyle w:val="afa"/>
                <w:rFonts w:ascii="Segoe UI" w:hAnsi="Segoe UI" w:cs="Segoe UI"/>
                <w:b w:val="0"/>
                <w:bCs w:val="0"/>
                <w:color w:val="F9FAFB"/>
                <w:szCs w:val="24"/>
              </w:rPr>
            </w:rPrChange>
          </w:rPr>
          <w:t>3.2. Метод Дисконтирования Денежных Потоков (ДДП): Пошаговый расчет</w:t>
        </w:r>
      </w:ins>
    </w:p>
    <w:p w14:paraId="742EC3EB" w14:textId="77777777" w:rsidR="006941F9" w:rsidRPr="006941F9" w:rsidRDefault="006941F9" w:rsidP="006941F9">
      <w:pPr>
        <w:pStyle w:val="ds-markdown-paragraph"/>
        <w:spacing w:before="240" w:beforeAutospacing="0" w:after="240" w:afterAutospacing="0" w:line="420" w:lineRule="atLeast"/>
        <w:rPr>
          <w:ins w:id="1651" w:author="_" w:date="2025-11-25T12:48:00Z"/>
          <w:rFonts w:ascii="Segoe UI" w:hAnsi="Segoe UI" w:cs="Segoe UI"/>
          <w:color w:val="000000" w:themeColor="text1"/>
          <w:rPrChange w:id="1652" w:author="_" w:date="2025-11-25T12:49:00Z">
            <w:rPr>
              <w:ins w:id="1653" w:author="_" w:date="2025-11-25T12:48:00Z"/>
              <w:rFonts w:ascii="Segoe UI" w:hAnsi="Segoe UI" w:cs="Segoe UI"/>
              <w:color w:val="F9FAFB"/>
            </w:rPr>
          </w:rPrChange>
        </w:rPr>
      </w:pPr>
      <w:ins w:id="1654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655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Шаг 1: Определение прогнозного периода.</w:t>
        </w:r>
      </w:ins>
    </w:p>
    <w:p w14:paraId="411F037C" w14:textId="77777777" w:rsidR="006941F9" w:rsidRPr="006941F9" w:rsidRDefault="006941F9" w:rsidP="006941F9">
      <w:pPr>
        <w:pStyle w:val="ds-markdown-paragraph"/>
        <w:numPr>
          <w:ilvl w:val="0"/>
          <w:numId w:val="87"/>
        </w:numPr>
        <w:spacing w:after="0" w:afterAutospacing="0" w:line="420" w:lineRule="atLeast"/>
        <w:rPr>
          <w:ins w:id="1656" w:author="_" w:date="2025-11-25T12:48:00Z"/>
          <w:rFonts w:ascii="Segoe UI" w:hAnsi="Segoe UI" w:cs="Segoe UI"/>
          <w:color w:val="000000" w:themeColor="text1"/>
          <w:rPrChange w:id="1657" w:author="_" w:date="2025-11-25T12:49:00Z">
            <w:rPr>
              <w:ins w:id="1658" w:author="_" w:date="2025-11-25T12:48:00Z"/>
              <w:rFonts w:ascii="Segoe UI" w:hAnsi="Segoe UI" w:cs="Segoe UI"/>
              <w:color w:val="F9FAFB"/>
            </w:rPr>
          </w:rPrChange>
        </w:rPr>
      </w:pPr>
      <w:ins w:id="1659" w:author="_" w:date="2025-11-25T12:48:00Z">
        <w:r w:rsidRPr="006941F9">
          <w:rPr>
            <w:rFonts w:ascii="Segoe UI" w:hAnsi="Segoe UI" w:cs="Segoe UI"/>
            <w:color w:val="000000" w:themeColor="text1"/>
            <w:rPrChange w:id="1660" w:author="_" w:date="2025-11-25T12:49:00Z">
              <w:rPr>
                <w:rFonts w:ascii="Segoe UI" w:hAnsi="Segoe UI" w:cs="Segoe UI"/>
                <w:color w:val="F9FAFB"/>
              </w:rPr>
            </w:rPrChange>
          </w:rPr>
          <w:t>Стандартный период – </w:t>
        </w:r>
        <w:r w:rsidRPr="006941F9">
          <w:rPr>
            <w:rStyle w:val="afa"/>
            <w:rFonts w:ascii="Segoe UI" w:hAnsi="Segoe UI" w:cs="Segoe UI"/>
            <w:color w:val="000000" w:themeColor="text1"/>
            <w:rPrChange w:id="1661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5-10 лет</w:t>
        </w:r>
        <w:r w:rsidRPr="006941F9">
          <w:rPr>
            <w:rFonts w:ascii="Segoe UI" w:hAnsi="Segoe UI" w:cs="Segoe UI"/>
            <w:color w:val="000000" w:themeColor="text1"/>
            <w:rPrChange w:id="1662" w:author="_" w:date="2025-11-25T12:49:00Z">
              <w:rPr>
                <w:rFonts w:ascii="Segoe UI" w:hAnsi="Segoe UI" w:cs="Segoe UI"/>
                <w:color w:val="F9FAFB"/>
              </w:rPr>
            </w:rPrChange>
          </w:rPr>
          <w:t>. Для ТЦ рекомендуется </w:t>
        </w:r>
        <w:r w:rsidRPr="006941F9">
          <w:rPr>
            <w:rStyle w:val="afa"/>
            <w:rFonts w:ascii="Segoe UI" w:hAnsi="Segoe UI" w:cs="Segoe UI"/>
            <w:color w:val="000000" w:themeColor="text1"/>
            <w:rPrChange w:id="1663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5 лет</w:t>
        </w:r>
        <w:r w:rsidRPr="006941F9">
          <w:rPr>
            <w:rFonts w:ascii="Segoe UI" w:hAnsi="Segoe UI" w:cs="Segoe UI"/>
            <w:color w:val="000000" w:themeColor="text1"/>
            <w:rPrChange w:id="1664" w:author="_" w:date="2025-11-25T12:49:00Z">
              <w:rPr>
                <w:rFonts w:ascii="Segoe UI" w:hAnsi="Segoe UI" w:cs="Segoe UI"/>
                <w:color w:val="F9FAFB"/>
              </w:rPr>
            </w:rPrChange>
          </w:rPr>
          <w:t>, так как рынок коммерческой недвижимости достаточно изменчив.</w:t>
        </w:r>
      </w:ins>
    </w:p>
    <w:p w14:paraId="5DD5824A" w14:textId="77777777" w:rsidR="006941F9" w:rsidRPr="006941F9" w:rsidRDefault="006941F9" w:rsidP="006941F9">
      <w:pPr>
        <w:pStyle w:val="ds-markdown-paragraph"/>
        <w:spacing w:before="240" w:beforeAutospacing="0" w:after="240" w:afterAutospacing="0" w:line="420" w:lineRule="atLeast"/>
        <w:rPr>
          <w:ins w:id="1665" w:author="_" w:date="2025-11-25T12:48:00Z"/>
          <w:rFonts w:ascii="Segoe UI" w:hAnsi="Segoe UI" w:cs="Segoe UI"/>
          <w:color w:val="000000" w:themeColor="text1"/>
          <w:rPrChange w:id="1666" w:author="_" w:date="2025-11-25T12:49:00Z">
            <w:rPr>
              <w:ins w:id="1667" w:author="_" w:date="2025-11-25T12:48:00Z"/>
              <w:rFonts w:ascii="Segoe UI" w:hAnsi="Segoe UI" w:cs="Segoe UI"/>
              <w:color w:val="F9FAFB"/>
            </w:rPr>
          </w:rPrChange>
        </w:rPr>
      </w:pPr>
      <w:ins w:id="1668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669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Шаг 2: Расчет денежного потока для каждого года прогнозного периода.</w:t>
        </w:r>
      </w:ins>
    </w:p>
    <w:p w14:paraId="62F42D58" w14:textId="77777777" w:rsidR="006941F9" w:rsidRPr="006941F9" w:rsidRDefault="006941F9" w:rsidP="006941F9">
      <w:pPr>
        <w:pStyle w:val="ds-markdown-paragraph"/>
        <w:spacing w:before="240" w:beforeAutospacing="0" w:after="240" w:afterAutospacing="0" w:line="420" w:lineRule="atLeast"/>
        <w:rPr>
          <w:ins w:id="1670" w:author="_" w:date="2025-11-25T12:48:00Z"/>
          <w:rFonts w:ascii="Segoe UI" w:hAnsi="Segoe UI" w:cs="Segoe UI"/>
          <w:color w:val="000000" w:themeColor="text1"/>
          <w:rPrChange w:id="1671" w:author="_" w:date="2025-11-25T12:49:00Z">
            <w:rPr>
              <w:ins w:id="1672" w:author="_" w:date="2025-11-25T12:48:00Z"/>
              <w:rFonts w:ascii="Segoe UI" w:hAnsi="Segoe UI" w:cs="Segoe UI"/>
              <w:color w:val="F9FAFB"/>
            </w:rPr>
          </w:rPrChange>
        </w:rPr>
      </w:pPr>
      <w:ins w:id="1673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674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Формула:</w:t>
        </w:r>
        <w:r w:rsidRPr="006941F9">
          <w:rPr>
            <w:rFonts w:ascii="Segoe UI" w:hAnsi="Segoe UI" w:cs="Segoe UI"/>
            <w:color w:val="000000" w:themeColor="text1"/>
            <w:rPrChange w:id="1675" w:author="_" w:date="2025-11-25T12:49:00Z">
              <w:rPr>
                <w:rFonts w:ascii="Segoe UI" w:hAnsi="Segoe UI" w:cs="Segoe UI"/>
                <w:color w:val="F9FAFB"/>
              </w:rPr>
            </w:rPrChange>
          </w:rPr>
          <w:br/>
        </w:r>
        <w:r w:rsidRPr="006941F9">
          <w:rPr>
            <w:rStyle w:val="HTML"/>
            <w:rFonts w:ascii="Consolas" w:hAnsi="Consolas"/>
            <w:color w:val="000000" w:themeColor="text1"/>
            <w:shd w:val="clear" w:color="auto" w:fill="2C2C2E"/>
            <w:rPrChange w:id="1676" w:author="_" w:date="2025-11-25T12:49:00Z">
              <w:rPr>
                <w:rStyle w:val="HTML"/>
                <w:rFonts w:ascii="Consolas" w:hAnsi="Consolas"/>
                <w:color w:val="F9FAFB"/>
                <w:shd w:val="clear" w:color="auto" w:fill="2C2C2E"/>
              </w:rPr>
            </w:rPrChange>
          </w:rPr>
          <w:t>Чистый Операционный Доход (ЧОД) = Потенциальный Валовой Доход (ПВД) - Потери от недозагрузки и неплатежей + Прочие доходы - Операционные расходы - Резерв на замещение</w:t>
        </w:r>
      </w:ins>
    </w:p>
    <w:p w14:paraId="4C7C685A" w14:textId="77777777" w:rsidR="006941F9" w:rsidRPr="006941F9" w:rsidRDefault="006941F9" w:rsidP="006941F9">
      <w:pPr>
        <w:pStyle w:val="ds-markdown-paragraph"/>
        <w:spacing w:before="240" w:beforeAutospacing="0" w:after="240" w:afterAutospacing="0" w:line="420" w:lineRule="atLeast"/>
        <w:rPr>
          <w:ins w:id="1677" w:author="_" w:date="2025-11-25T12:48:00Z"/>
          <w:rFonts w:ascii="Segoe UI" w:hAnsi="Segoe UI" w:cs="Segoe UI"/>
          <w:color w:val="000000" w:themeColor="text1"/>
          <w:rPrChange w:id="1678" w:author="_" w:date="2025-11-25T12:49:00Z">
            <w:rPr>
              <w:ins w:id="1679" w:author="_" w:date="2025-11-25T12:48:00Z"/>
              <w:rFonts w:ascii="Segoe UI" w:hAnsi="Segoe UI" w:cs="Segoe UI"/>
              <w:color w:val="F9FAFB"/>
            </w:rPr>
          </w:rPrChange>
        </w:rPr>
      </w:pPr>
      <w:ins w:id="1680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681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lastRenderedPageBreak/>
          <w:t>Детализация расчета:</w:t>
        </w:r>
      </w:ins>
    </w:p>
    <w:p w14:paraId="5BBC274D" w14:textId="77777777" w:rsidR="006941F9" w:rsidRPr="006941F9" w:rsidRDefault="006941F9" w:rsidP="006941F9">
      <w:pPr>
        <w:pStyle w:val="ds-markdown-paragraph"/>
        <w:numPr>
          <w:ilvl w:val="0"/>
          <w:numId w:val="88"/>
        </w:numPr>
        <w:spacing w:after="120" w:afterAutospacing="0" w:line="420" w:lineRule="atLeast"/>
        <w:rPr>
          <w:ins w:id="1682" w:author="_" w:date="2025-11-25T12:48:00Z"/>
          <w:rFonts w:ascii="Segoe UI" w:hAnsi="Segoe UI" w:cs="Segoe UI"/>
          <w:color w:val="000000" w:themeColor="text1"/>
          <w:rPrChange w:id="1683" w:author="_" w:date="2025-11-25T12:49:00Z">
            <w:rPr>
              <w:ins w:id="1684" w:author="_" w:date="2025-11-25T12:48:00Z"/>
              <w:rFonts w:ascii="Segoe UI" w:hAnsi="Segoe UI" w:cs="Segoe UI"/>
              <w:color w:val="F9FAFB"/>
            </w:rPr>
          </w:rPrChange>
        </w:rPr>
      </w:pPr>
      <w:ins w:id="1685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686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Потенциальный Валовой Доход (ПВД):</w:t>
        </w:r>
      </w:ins>
    </w:p>
    <w:p w14:paraId="5C3C904F" w14:textId="77777777" w:rsidR="006941F9" w:rsidRPr="006941F9" w:rsidRDefault="006941F9" w:rsidP="006941F9">
      <w:pPr>
        <w:pStyle w:val="ds-markdown-paragraph"/>
        <w:numPr>
          <w:ilvl w:val="1"/>
          <w:numId w:val="88"/>
        </w:numPr>
        <w:spacing w:after="0" w:afterAutospacing="0" w:line="420" w:lineRule="atLeast"/>
        <w:rPr>
          <w:ins w:id="1687" w:author="_" w:date="2025-11-25T12:48:00Z"/>
          <w:rFonts w:ascii="Segoe UI" w:hAnsi="Segoe UI" w:cs="Segoe UI"/>
          <w:color w:val="000000" w:themeColor="text1"/>
          <w:rPrChange w:id="1688" w:author="_" w:date="2025-11-25T12:49:00Z">
            <w:rPr>
              <w:ins w:id="1689" w:author="_" w:date="2025-11-25T12:48:00Z"/>
              <w:rFonts w:ascii="Segoe UI" w:hAnsi="Segoe UI" w:cs="Segoe UI"/>
              <w:color w:val="F9FAFB"/>
            </w:rPr>
          </w:rPrChange>
        </w:rPr>
      </w:pPr>
      <w:ins w:id="1690" w:author="_" w:date="2025-11-25T12:48:00Z">
        <w:r w:rsidRPr="006941F9">
          <w:rPr>
            <w:rFonts w:ascii="Segoe UI" w:hAnsi="Segoe UI" w:cs="Segoe UI"/>
            <w:color w:val="000000" w:themeColor="text1"/>
            <w:rPrChange w:id="1691" w:author="_" w:date="2025-11-25T12:49:00Z">
              <w:rPr>
                <w:rFonts w:ascii="Segoe UI" w:hAnsi="Segoe UI" w:cs="Segoe UI"/>
                <w:color w:val="F9FAFB"/>
              </w:rPr>
            </w:rPrChange>
          </w:rPr>
          <w:t>Рассчитывается исходя из </w:t>
        </w:r>
        <w:r w:rsidRPr="006941F9">
          <w:rPr>
            <w:rStyle w:val="afa"/>
            <w:rFonts w:ascii="Segoe UI" w:hAnsi="Segoe UI" w:cs="Segoe UI"/>
            <w:color w:val="000000" w:themeColor="text1"/>
            <w:rPrChange w:id="1692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текущих рыночных ставок аренды</w:t>
        </w:r>
        <w:r w:rsidRPr="006941F9">
          <w:rPr>
            <w:rFonts w:ascii="Segoe UI" w:hAnsi="Segoe UI" w:cs="Segoe UI"/>
            <w:color w:val="000000" w:themeColor="text1"/>
            <w:rPrChange w:id="1693" w:author="_" w:date="2025-11-25T12:49:00Z">
              <w:rPr>
                <w:rFonts w:ascii="Segoe UI" w:hAnsi="Segoe UI" w:cs="Segoe UI"/>
                <w:color w:val="F9FAFB"/>
              </w:rPr>
            </w:rPrChange>
          </w:rPr>
          <w:t>, а не только по действующим договорам.</w:t>
        </w:r>
      </w:ins>
    </w:p>
    <w:p w14:paraId="1A7910A7" w14:textId="77777777" w:rsidR="006941F9" w:rsidRPr="006941F9" w:rsidRDefault="006941F9" w:rsidP="006941F9">
      <w:pPr>
        <w:pStyle w:val="ds-markdown-paragraph"/>
        <w:numPr>
          <w:ilvl w:val="1"/>
          <w:numId w:val="88"/>
        </w:numPr>
        <w:spacing w:after="0" w:afterAutospacing="0" w:line="420" w:lineRule="atLeast"/>
        <w:rPr>
          <w:ins w:id="1694" w:author="_" w:date="2025-11-25T12:48:00Z"/>
          <w:rFonts w:ascii="Segoe UI" w:hAnsi="Segoe UI" w:cs="Segoe UI"/>
          <w:color w:val="000000" w:themeColor="text1"/>
          <w:rPrChange w:id="1695" w:author="_" w:date="2025-11-25T12:49:00Z">
            <w:rPr>
              <w:ins w:id="1696" w:author="_" w:date="2025-11-25T12:48:00Z"/>
              <w:rFonts w:ascii="Segoe UI" w:hAnsi="Segoe UI" w:cs="Segoe UI"/>
              <w:color w:val="F9FAFB"/>
            </w:rPr>
          </w:rPrChange>
        </w:rPr>
      </w:pPr>
      <w:ins w:id="1697" w:author="_" w:date="2025-11-25T12:48:00Z">
        <w:r w:rsidRPr="006941F9">
          <w:rPr>
            <w:rStyle w:val="HTML"/>
            <w:rFonts w:ascii="Consolas" w:hAnsi="Consolas"/>
            <w:color w:val="000000" w:themeColor="text1"/>
            <w:shd w:val="clear" w:color="auto" w:fill="2C2C2E"/>
            <w:rPrChange w:id="1698" w:author="_" w:date="2025-11-25T12:49:00Z">
              <w:rPr>
                <w:rStyle w:val="HTML"/>
                <w:rFonts w:ascii="Consolas" w:hAnsi="Consolas"/>
                <w:color w:val="F9FAFB"/>
                <w:shd w:val="clear" w:color="auto" w:fill="2C2C2E"/>
              </w:rPr>
            </w:rPrChange>
          </w:rPr>
          <w:t>ПВД = (</w:t>
        </w:r>
        <w:proofErr w:type="spellStart"/>
        <w:r w:rsidRPr="006941F9">
          <w:rPr>
            <w:rStyle w:val="HTML"/>
            <w:rFonts w:ascii="Consolas" w:hAnsi="Consolas"/>
            <w:color w:val="000000" w:themeColor="text1"/>
            <w:shd w:val="clear" w:color="auto" w:fill="2C2C2E"/>
            <w:rPrChange w:id="1699" w:author="_" w:date="2025-11-25T12:49:00Z">
              <w:rPr>
                <w:rStyle w:val="HTML"/>
                <w:rFonts w:ascii="Consolas" w:hAnsi="Consolas"/>
                <w:color w:val="F9FAFB"/>
                <w:shd w:val="clear" w:color="auto" w:fill="2C2C2E"/>
              </w:rPr>
            </w:rPrChange>
          </w:rPr>
          <w:t>Арендопригодная</w:t>
        </w:r>
        <w:proofErr w:type="spellEnd"/>
        <w:r w:rsidRPr="006941F9">
          <w:rPr>
            <w:rStyle w:val="HTML"/>
            <w:rFonts w:ascii="Consolas" w:hAnsi="Consolas"/>
            <w:color w:val="000000" w:themeColor="text1"/>
            <w:shd w:val="clear" w:color="auto" w:fill="2C2C2E"/>
            <w:rPrChange w:id="1700" w:author="_" w:date="2025-11-25T12:49:00Z">
              <w:rPr>
                <w:rStyle w:val="HTML"/>
                <w:rFonts w:ascii="Consolas" w:hAnsi="Consolas"/>
                <w:color w:val="F9FAFB"/>
                <w:shd w:val="clear" w:color="auto" w:fill="2C2C2E"/>
              </w:rPr>
            </w:rPrChange>
          </w:rPr>
          <w:t xml:space="preserve"> площадь) * (Среднерыночная ставка аренды)</w:t>
        </w:r>
      </w:ins>
    </w:p>
    <w:p w14:paraId="31808400" w14:textId="77777777" w:rsidR="006941F9" w:rsidRPr="006941F9" w:rsidRDefault="006941F9" w:rsidP="006941F9">
      <w:pPr>
        <w:pStyle w:val="ds-markdown-paragraph"/>
        <w:numPr>
          <w:ilvl w:val="1"/>
          <w:numId w:val="88"/>
        </w:numPr>
        <w:spacing w:after="0" w:afterAutospacing="0" w:line="420" w:lineRule="atLeast"/>
        <w:rPr>
          <w:ins w:id="1701" w:author="_" w:date="2025-11-25T12:48:00Z"/>
          <w:rFonts w:ascii="Segoe UI" w:hAnsi="Segoe UI" w:cs="Segoe UI"/>
          <w:color w:val="000000" w:themeColor="text1"/>
          <w:rPrChange w:id="1702" w:author="_" w:date="2025-11-25T12:49:00Z">
            <w:rPr>
              <w:ins w:id="1703" w:author="_" w:date="2025-11-25T12:48:00Z"/>
              <w:rFonts w:ascii="Segoe UI" w:hAnsi="Segoe UI" w:cs="Segoe UI"/>
              <w:color w:val="F9FAFB"/>
            </w:rPr>
          </w:rPrChange>
        </w:rPr>
      </w:pPr>
      <w:ins w:id="1704" w:author="_" w:date="2025-11-25T12:48:00Z">
        <w:r w:rsidRPr="006941F9">
          <w:rPr>
            <w:rFonts w:ascii="Segoe UI" w:hAnsi="Segoe UI" w:cs="Segoe UI"/>
            <w:color w:val="000000" w:themeColor="text1"/>
            <w:rPrChange w:id="1705" w:author="_" w:date="2025-11-25T12:49:00Z">
              <w:rPr>
                <w:rFonts w:ascii="Segoe UI" w:hAnsi="Segoe UI" w:cs="Segoe UI"/>
                <w:color w:val="F9FAFB"/>
              </w:rPr>
            </w:rPrChange>
          </w:rPr>
          <w:t>*Пример: 26 766 кв. м * 23 568 руб./кв. м/год = 630 825 383 руб.*</w:t>
        </w:r>
      </w:ins>
    </w:p>
    <w:p w14:paraId="2A54C9B8" w14:textId="77777777" w:rsidR="006941F9" w:rsidRPr="006941F9" w:rsidRDefault="006941F9" w:rsidP="006941F9">
      <w:pPr>
        <w:pStyle w:val="ds-markdown-paragraph"/>
        <w:numPr>
          <w:ilvl w:val="0"/>
          <w:numId w:val="88"/>
        </w:numPr>
        <w:spacing w:after="120" w:afterAutospacing="0" w:line="420" w:lineRule="atLeast"/>
        <w:rPr>
          <w:ins w:id="1706" w:author="_" w:date="2025-11-25T12:48:00Z"/>
          <w:rFonts w:ascii="Segoe UI" w:hAnsi="Segoe UI" w:cs="Segoe UI"/>
          <w:color w:val="000000" w:themeColor="text1"/>
          <w:rPrChange w:id="1707" w:author="_" w:date="2025-11-25T12:49:00Z">
            <w:rPr>
              <w:ins w:id="1708" w:author="_" w:date="2025-11-25T12:48:00Z"/>
              <w:rFonts w:ascii="Segoe UI" w:hAnsi="Segoe UI" w:cs="Segoe UI"/>
              <w:color w:val="F9FAFB"/>
            </w:rPr>
          </w:rPrChange>
        </w:rPr>
      </w:pPr>
      <w:ins w:id="1709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710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Потери от недозагрузки и неплатежей:</w:t>
        </w:r>
      </w:ins>
    </w:p>
    <w:p w14:paraId="11CB69E5" w14:textId="77777777" w:rsidR="006941F9" w:rsidRPr="006941F9" w:rsidRDefault="006941F9" w:rsidP="006941F9">
      <w:pPr>
        <w:pStyle w:val="ds-markdown-paragraph"/>
        <w:numPr>
          <w:ilvl w:val="1"/>
          <w:numId w:val="88"/>
        </w:numPr>
        <w:spacing w:after="0" w:afterAutospacing="0" w:line="420" w:lineRule="atLeast"/>
        <w:rPr>
          <w:ins w:id="1711" w:author="_" w:date="2025-11-25T12:48:00Z"/>
          <w:rFonts w:ascii="Segoe UI" w:hAnsi="Segoe UI" w:cs="Segoe UI"/>
          <w:color w:val="000000" w:themeColor="text1"/>
          <w:rPrChange w:id="1712" w:author="_" w:date="2025-11-25T12:49:00Z">
            <w:rPr>
              <w:ins w:id="1713" w:author="_" w:date="2025-11-25T12:48:00Z"/>
              <w:rFonts w:ascii="Segoe UI" w:hAnsi="Segoe UI" w:cs="Segoe UI"/>
              <w:color w:val="F9FAFB"/>
            </w:rPr>
          </w:rPrChange>
        </w:rPr>
      </w:pPr>
      <w:ins w:id="1714" w:author="_" w:date="2025-11-25T12:48:00Z">
        <w:r w:rsidRPr="006941F9">
          <w:rPr>
            <w:rFonts w:ascii="Segoe UI" w:hAnsi="Segoe UI" w:cs="Segoe UI"/>
            <w:color w:val="000000" w:themeColor="text1"/>
            <w:rPrChange w:id="1715" w:author="_" w:date="2025-11-25T12:49:00Z">
              <w:rPr>
                <w:rFonts w:ascii="Segoe UI" w:hAnsi="Segoe UI" w:cs="Segoe UI"/>
                <w:color w:val="F9FAFB"/>
              </w:rPr>
            </w:rPrChange>
          </w:rPr>
          <w:t>Учитывается плановая, рыночно обоснованная вакансия. Для стабильного ТЦ – </w:t>
        </w:r>
        <w:r w:rsidRPr="006941F9">
          <w:rPr>
            <w:rStyle w:val="afa"/>
            <w:rFonts w:ascii="Segoe UI" w:hAnsi="Segoe UI" w:cs="Segoe UI"/>
            <w:color w:val="000000" w:themeColor="text1"/>
            <w:rPrChange w:id="1716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2-5%</w:t>
        </w:r>
        <w:r w:rsidRPr="006941F9">
          <w:rPr>
            <w:rFonts w:ascii="Segoe UI" w:hAnsi="Segoe UI" w:cs="Segoe UI"/>
            <w:color w:val="000000" w:themeColor="text1"/>
            <w:rPrChange w:id="1717" w:author="_" w:date="2025-11-25T12:49:00Z">
              <w:rPr>
                <w:rFonts w:ascii="Segoe UI" w:hAnsi="Segoe UI" w:cs="Segoe UI"/>
                <w:color w:val="F9FAFB"/>
              </w:rPr>
            </w:rPrChange>
          </w:rPr>
          <w:t>. В нашем случае для долгосрочного прогноза берем </w:t>
        </w:r>
        <w:r w:rsidRPr="006941F9">
          <w:rPr>
            <w:rStyle w:val="afa"/>
            <w:rFonts w:ascii="Segoe UI" w:hAnsi="Segoe UI" w:cs="Segoe UI"/>
            <w:color w:val="000000" w:themeColor="text1"/>
            <w:rPrChange w:id="1718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2%</w:t>
        </w:r>
        <w:r w:rsidRPr="006941F9">
          <w:rPr>
            <w:rFonts w:ascii="Segoe UI" w:hAnsi="Segoe UI" w:cs="Segoe UI"/>
            <w:color w:val="000000" w:themeColor="text1"/>
            <w:rPrChange w:id="1719" w:author="_" w:date="2025-11-25T12:49:00Z">
              <w:rPr>
                <w:rFonts w:ascii="Segoe UI" w:hAnsi="Segoe UI" w:cs="Segoe UI"/>
                <w:color w:val="F9FAFB"/>
              </w:rPr>
            </w:rPrChange>
          </w:rPr>
          <w:t>.</w:t>
        </w:r>
      </w:ins>
    </w:p>
    <w:p w14:paraId="43AA25B2" w14:textId="77777777" w:rsidR="006941F9" w:rsidRPr="006941F9" w:rsidRDefault="006941F9" w:rsidP="006941F9">
      <w:pPr>
        <w:pStyle w:val="ds-markdown-paragraph"/>
        <w:numPr>
          <w:ilvl w:val="1"/>
          <w:numId w:val="88"/>
        </w:numPr>
        <w:spacing w:after="0" w:afterAutospacing="0" w:line="420" w:lineRule="atLeast"/>
        <w:rPr>
          <w:ins w:id="1720" w:author="_" w:date="2025-11-25T12:48:00Z"/>
          <w:rFonts w:ascii="Segoe UI" w:hAnsi="Segoe UI" w:cs="Segoe UI"/>
          <w:color w:val="000000" w:themeColor="text1"/>
          <w:rPrChange w:id="1721" w:author="_" w:date="2025-11-25T12:49:00Z">
            <w:rPr>
              <w:ins w:id="1722" w:author="_" w:date="2025-11-25T12:48:00Z"/>
              <w:rFonts w:ascii="Segoe UI" w:hAnsi="Segoe UI" w:cs="Segoe UI"/>
              <w:color w:val="F9FAFB"/>
            </w:rPr>
          </w:rPrChange>
        </w:rPr>
      </w:pPr>
      <w:ins w:id="1723" w:author="_" w:date="2025-11-25T12:48:00Z">
        <w:r w:rsidRPr="006941F9">
          <w:rPr>
            <w:rStyle w:val="HTML"/>
            <w:rFonts w:ascii="Consolas" w:hAnsi="Consolas"/>
            <w:color w:val="000000" w:themeColor="text1"/>
            <w:shd w:val="clear" w:color="auto" w:fill="2C2C2E"/>
            <w:rPrChange w:id="1724" w:author="_" w:date="2025-11-25T12:49:00Z">
              <w:rPr>
                <w:rStyle w:val="HTML"/>
                <w:rFonts w:ascii="Consolas" w:hAnsi="Consolas"/>
                <w:color w:val="F9FAFB"/>
                <w:shd w:val="clear" w:color="auto" w:fill="2C2C2E"/>
              </w:rPr>
            </w:rPrChange>
          </w:rPr>
          <w:t>Потери = ПВД * Коэффициент потерь</w:t>
        </w:r>
      </w:ins>
    </w:p>
    <w:p w14:paraId="7174FDA5" w14:textId="77777777" w:rsidR="006941F9" w:rsidRPr="006941F9" w:rsidRDefault="006941F9" w:rsidP="006941F9">
      <w:pPr>
        <w:pStyle w:val="ds-markdown-paragraph"/>
        <w:numPr>
          <w:ilvl w:val="1"/>
          <w:numId w:val="88"/>
        </w:numPr>
        <w:spacing w:after="0" w:afterAutospacing="0" w:line="420" w:lineRule="atLeast"/>
        <w:rPr>
          <w:ins w:id="1725" w:author="_" w:date="2025-11-25T12:48:00Z"/>
          <w:rFonts w:ascii="Segoe UI" w:hAnsi="Segoe UI" w:cs="Segoe UI"/>
          <w:color w:val="000000" w:themeColor="text1"/>
          <w:rPrChange w:id="1726" w:author="_" w:date="2025-11-25T12:49:00Z">
            <w:rPr>
              <w:ins w:id="1727" w:author="_" w:date="2025-11-25T12:48:00Z"/>
              <w:rFonts w:ascii="Segoe UI" w:hAnsi="Segoe UI" w:cs="Segoe UI"/>
              <w:color w:val="F9FAFB"/>
            </w:rPr>
          </w:rPrChange>
        </w:rPr>
      </w:pPr>
      <w:ins w:id="1728" w:author="_" w:date="2025-11-25T12:48:00Z">
        <w:r w:rsidRPr="006941F9">
          <w:rPr>
            <w:rFonts w:ascii="Segoe UI" w:hAnsi="Segoe UI" w:cs="Segoe UI"/>
            <w:color w:val="000000" w:themeColor="text1"/>
            <w:rPrChange w:id="1729" w:author="_" w:date="2025-11-25T12:49:00Z">
              <w:rPr>
                <w:rFonts w:ascii="Segoe UI" w:hAnsi="Segoe UI" w:cs="Segoe UI"/>
                <w:color w:val="F9FAFB"/>
              </w:rPr>
            </w:rPrChange>
          </w:rPr>
          <w:t>*Пример: 630 825 383 руб. * 2% = 12 616 508 руб.*</w:t>
        </w:r>
      </w:ins>
    </w:p>
    <w:p w14:paraId="303396EF" w14:textId="77777777" w:rsidR="006941F9" w:rsidRPr="006941F9" w:rsidRDefault="006941F9" w:rsidP="006941F9">
      <w:pPr>
        <w:pStyle w:val="ds-markdown-paragraph"/>
        <w:numPr>
          <w:ilvl w:val="0"/>
          <w:numId w:val="88"/>
        </w:numPr>
        <w:spacing w:after="120" w:afterAutospacing="0" w:line="420" w:lineRule="atLeast"/>
        <w:rPr>
          <w:ins w:id="1730" w:author="_" w:date="2025-11-25T12:48:00Z"/>
          <w:rFonts w:ascii="Segoe UI" w:hAnsi="Segoe UI" w:cs="Segoe UI"/>
          <w:color w:val="000000" w:themeColor="text1"/>
          <w:rPrChange w:id="1731" w:author="_" w:date="2025-11-25T12:49:00Z">
            <w:rPr>
              <w:ins w:id="1732" w:author="_" w:date="2025-11-25T12:48:00Z"/>
              <w:rFonts w:ascii="Segoe UI" w:hAnsi="Segoe UI" w:cs="Segoe UI"/>
              <w:color w:val="F9FAFB"/>
            </w:rPr>
          </w:rPrChange>
        </w:rPr>
      </w:pPr>
      <w:ins w:id="1733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734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Действительный Валовой Доход (ДВД):</w:t>
        </w:r>
      </w:ins>
    </w:p>
    <w:p w14:paraId="46320931" w14:textId="77777777" w:rsidR="006941F9" w:rsidRPr="006941F9" w:rsidRDefault="006941F9" w:rsidP="006941F9">
      <w:pPr>
        <w:pStyle w:val="ds-markdown-paragraph"/>
        <w:numPr>
          <w:ilvl w:val="1"/>
          <w:numId w:val="88"/>
        </w:numPr>
        <w:spacing w:after="0" w:afterAutospacing="0" w:line="420" w:lineRule="atLeast"/>
        <w:rPr>
          <w:ins w:id="1735" w:author="_" w:date="2025-11-25T12:48:00Z"/>
          <w:rFonts w:ascii="Segoe UI" w:hAnsi="Segoe UI" w:cs="Segoe UI"/>
          <w:color w:val="000000" w:themeColor="text1"/>
          <w:rPrChange w:id="1736" w:author="_" w:date="2025-11-25T12:49:00Z">
            <w:rPr>
              <w:ins w:id="1737" w:author="_" w:date="2025-11-25T12:48:00Z"/>
              <w:rFonts w:ascii="Segoe UI" w:hAnsi="Segoe UI" w:cs="Segoe UI"/>
              <w:color w:val="F9FAFB"/>
            </w:rPr>
          </w:rPrChange>
        </w:rPr>
      </w:pPr>
      <w:ins w:id="1738" w:author="_" w:date="2025-11-25T12:48:00Z">
        <w:r w:rsidRPr="006941F9">
          <w:rPr>
            <w:rStyle w:val="HTML"/>
            <w:rFonts w:ascii="Consolas" w:hAnsi="Consolas"/>
            <w:color w:val="000000" w:themeColor="text1"/>
            <w:shd w:val="clear" w:color="auto" w:fill="2C2C2E"/>
            <w:rPrChange w:id="1739" w:author="_" w:date="2025-11-25T12:49:00Z">
              <w:rPr>
                <w:rStyle w:val="HTML"/>
                <w:rFonts w:ascii="Consolas" w:hAnsi="Consolas"/>
                <w:color w:val="F9FAFB"/>
                <w:shd w:val="clear" w:color="auto" w:fill="2C2C2E"/>
              </w:rPr>
            </w:rPrChange>
          </w:rPr>
          <w:t>ДВД = ПВД - Потери</w:t>
        </w:r>
      </w:ins>
    </w:p>
    <w:p w14:paraId="089789C0" w14:textId="77777777" w:rsidR="006941F9" w:rsidRPr="006941F9" w:rsidRDefault="006941F9" w:rsidP="006941F9">
      <w:pPr>
        <w:pStyle w:val="ds-markdown-paragraph"/>
        <w:numPr>
          <w:ilvl w:val="1"/>
          <w:numId w:val="88"/>
        </w:numPr>
        <w:spacing w:after="0" w:afterAutospacing="0" w:line="420" w:lineRule="atLeast"/>
        <w:rPr>
          <w:ins w:id="1740" w:author="_" w:date="2025-11-25T12:48:00Z"/>
          <w:rFonts w:ascii="Segoe UI" w:hAnsi="Segoe UI" w:cs="Segoe UI"/>
          <w:color w:val="000000" w:themeColor="text1"/>
          <w:rPrChange w:id="1741" w:author="_" w:date="2025-11-25T12:49:00Z">
            <w:rPr>
              <w:ins w:id="1742" w:author="_" w:date="2025-11-25T12:48:00Z"/>
              <w:rFonts w:ascii="Segoe UI" w:hAnsi="Segoe UI" w:cs="Segoe UI"/>
              <w:color w:val="F9FAFB"/>
            </w:rPr>
          </w:rPrChange>
        </w:rPr>
      </w:pPr>
      <w:ins w:id="1743" w:author="_" w:date="2025-11-25T12:48:00Z">
        <w:r w:rsidRPr="006941F9">
          <w:rPr>
            <w:rFonts w:ascii="Segoe UI" w:hAnsi="Segoe UI" w:cs="Segoe UI"/>
            <w:color w:val="000000" w:themeColor="text1"/>
            <w:rPrChange w:id="1744" w:author="_" w:date="2025-11-25T12:49:00Z">
              <w:rPr>
                <w:rFonts w:ascii="Segoe UI" w:hAnsi="Segoe UI" w:cs="Segoe UI"/>
                <w:color w:val="F9FAFB"/>
              </w:rPr>
            </w:rPrChange>
          </w:rPr>
          <w:t>*Пример: 630 825 383 - 12 616 508 = 618 208 875 руб.*</w:t>
        </w:r>
      </w:ins>
    </w:p>
    <w:p w14:paraId="388C4246" w14:textId="77777777" w:rsidR="006941F9" w:rsidRPr="006941F9" w:rsidRDefault="006941F9" w:rsidP="006941F9">
      <w:pPr>
        <w:pStyle w:val="ds-markdown-paragraph"/>
        <w:numPr>
          <w:ilvl w:val="0"/>
          <w:numId w:val="88"/>
        </w:numPr>
        <w:spacing w:after="120" w:afterAutospacing="0" w:line="420" w:lineRule="atLeast"/>
        <w:rPr>
          <w:ins w:id="1745" w:author="_" w:date="2025-11-25T12:48:00Z"/>
          <w:rFonts w:ascii="Segoe UI" w:hAnsi="Segoe UI" w:cs="Segoe UI"/>
          <w:color w:val="000000" w:themeColor="text1"/>
          <w:rPrChange w:id="1746" w:author="_" w:date="2025-11-25T12:49:00Z">
            <w:rPr>
              <w:ins w:id="1747" w:author="_" w:date="2025-11-25T12:48:00Z"/>
              <w:rFonts w:ascii="Segoe UI" w:hAnsi="Segoe UI" w:cs="Segoe UI"/>
              <w:color w:val="F9FAFB"/>
            </w:rPr>
          </w:rPrChange>
        </w:rPr>
      </w:pPr>
      <w:ins w:id="1748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749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Прочие доходы:</w:t>
        </w:r>
      </w:ins>
    </w:p>
    <w:p w14:paraId="77D741C1" w14:textId="77777777" w:rsidR="006941F9" w:rsidRPr="006941F9" w:rsidRDefault="006941F9" w:rsidP="006941F9">
      <w:pPr>
        <w:pStyle w:val="ds-markdown-paragraph"/>
        <w:numPr>
          <w:ilvl w:val="1"/>
          <w:numId w:val="88"/>
        </w:numPr>
        <w:spacing w:after="0" w:afterAutospacing="0" w:line="420" w:lineRule="atLeast"/>
        <w:rPr>
          <w:ins w:id="1750" w:author="_" w:date="2025-11-25T12:48:00Z"/>
          <w:rFonts w:ascii="Segoe UI" w:hAnsi="Segoe UI" w:cs="Segoe UI"/>
          <w:color w:val="000000" w:themeColor="text1"/>
          <w:rPrChange w:id="1751" w:author="_" w:date="2025-11-25T12:49:00Z">
            <w:rPr>
              <w:ins w:id="1752" w:author="_" w:date="2025-11-25T12:48:00Z"/>
              <w:rFonts w:ascii="Segoe UI" w:hAnsi="Segoe UI" w:cs="Segoe UI"/>
              <w:color w:val="F9FAFB"/>
            </w:rPr>
          </w:rPrChange>
        </w:rPr>
      </w:pPr>
      <w:ins w:id="1753" w:author="_" w:date="2025-11-25T12:48:00Z">
        <w:r w:rsidRPr="006941F9">
          <w:rPr>
            <w:rFonts w:ascii="Segoe UI" w:hAnsi="Segoe UI" w:cs="Segoe UI"/>
            <w:color w:val="000000" w:themeColor="text1"/>
            <w:rPrChange w:id="1754" w:author="_" w:date="2025-11-25T12:49:00Z">
              <w:rPr>
                <w:rFonts w:ascii="Segoe UI" w:hAnsi="Segoe UI" w:cs="Segoe UI"/>
                <w:color w:val="F9FAFB"/>
              </w:rPr>
            </w:rPrChange>
          </w:rPr>
          <w:t>Парковка, реклама, и т.д. (из реестра). В примере: 8 114 800 + 11 022 012 = </w:t>
        </w:r>
        <w:r w:rsidRPr="006941F9">
          <w:rPr>
            <w:rStyle w:val="afa"/>
            <w:rFonts w:ascii="Segoe UI" w:hAnsi="Segoe UI" w:cs="Segoe UI"/>
            <w:color w:val="000000" w:themeColor="text1"/>
            <w:rPrChange w:id="1755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19 136 812 руб.</w:t>
        </w:r>
      </w:ins>
    </w:p>
    <w:p w14:paraId="18029083" w14:textId="77777777" w:rsidR="006941F9" w:rsidRPr="006941F9" w:rsidRDefault="006941F9" w:rsidP="006941F9">
      <w:pPr>
        <w:pStyle w:val="ds-markdown-paragraph"/>
        <w:numPr>
          <w:ilvl w:val="0"/>
          <w:numId w:val="88"/>
        </w:numPr>
        <w:spacing w:after="120" w:afterAutospacing="0" w:line="420" w:lineRule="atLeast"/>
        <w:rPr>
          <w:ins w:id="1756" w:author="_" w:date="2025-11-25T12:48:00Z"/>
          <w:rFonts w:ascii="Segoe UI" w:hAnsi="Segoe UI" w:cs="Segoe UI"/>
          <w:color w:val="000000" w:themeColor="text1"/>
          <w:rPrChange w:id="1757" w:author="_" w:date="2025-11-25T12:49:00Z">
            <w:rPr>
              <w:ins w:id="1758" w:author="_" w:date="2025-11-25T12:48:00Z"/>
              <w:rFonts w:ascii="Segoe UI" w:hAnsi="Segoe UI" w:cs="Segoe UI"/>
              <w:color w:val="F9FAFB"/>
            </w:rPr>
          </w:rPrChange>
        </w:rPr>
      </w:pPr>
      <w:ins w:id="1759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760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Операционные расходы (ОР):</w:t>
        </w:r>
      </w:ins>
    </w:p>
    <w:p w14:paraId="356EADC2" w14:textId="77777777" w:rsidR="006941F9" w:rsidRPr="006941F9" w:rsidRDefault="006941F9" w:rsidP="006941F9">
      <w:pPr>
        <w:pStyle w:val="ds-markdown-paragraph"/>
        <w:numPr>
          <w:ilvl w:val="1"/>
          <w:numId w:val="88"/>
        </w:numPr>
        <w:spacing w:after="0" w:afterAutospacing="0" w:line="420" w:lineRule="atLeast"/>
        <w:rPr>
          <w:ins w:id="1761" w:author="_" w:date="2025-11-25T12:48:00Z"/>
          <w:rFonts w:ascii="Segoe UI" w:hAnsi="Segoe UI" w:cs="Segoe UI"/>
          <w:color w:val="000000" w:themeColor="text1"/>
          <w:rPrChange w:id="1762" w:author="_" w:date="2025-11-25T12:49:00Z">
            <w:rPr>
              <w:ins w:id="1763" w:author="_" w:date="2025-11-25T12:48:00Z"/>
              <w:rFonts w:ascii="Segoe UI" w:hAnsi="Segoe UI" w:cs="Segoe UI"/>
              <w:color w:val="F9FAFB"/>
            </w:rPr>
          </w:rPrChange>
        </w:rPr>
      </w:pPr>
      <w:ins w:id="1764" w:author="_" w:date="2025-11-25T12:48:00Z">
        <w:r w:rsidRPr="006941F9">
          <w:rPr>
            <w:rFonts w:ascii="Segoe UI" w:hAnsi="Segoe UI" w:cs="Segoe UI"/>
            <w:color w:val="000000" w:themeColor="text1"/>
            <w:rPrChange w:id="1765" w:author="_" w:date="2025-11-25T12:49:00Z">
              <w:rPr>
                <w:rFonts w:ascii="Segoe UI" w:hAnsi="Segoe UI" w:cs="Segoe UI"/>
                <w:color w:val="F9FAFB"/>
              </w:rPr>
            </w:rPrChange>
          </w:rPr>
          <w:t>Используем </w:t>
        </w:r>
        <w:r w:rsidRPr="006941F9">
          <w:rPr>
            <w:rStyle w:val="afa"/>
            <w:rFonts w:ascii="Segoe UI" w:hAnsi="Segoe UI" w:cs="Segoe UI"/>
            <w:color w:val="000000" w:themeColor="text1"/>
            <w:rPrChange w:id="1766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рыночно обоснованную величину</w:t>
        </w:r>
        <w:r w:rsidRPr="006941F9">
          <w:rPr>
            <w:rFonts w:ascii="Segoe UI" w:hAnsi="Segoe UI" w:cs="Segoe UI"/>
            <w:color w:val="000000" w:themeColor="text1"/>
            <w:rPrChange w:id="1767" w:author="_" w:date="2025-11-25T12:49:00Z">
              <w:rPr>
                <w:rFonts w:ascii="Segoe UI" w:hAnsi="Segoe UI" w:cs="Segoe UI"/>
                <w:color w:val="F9FAFB"/>
              </w:rPr>
            </w:rPrChange>
          </w:rPr>
          <w:t>.</w:t>
        </w:r>
      </w:ins>
    </w:p>
    <w:p w14:paraId="720CBFD8" w14:textId="77777777" w:rsidR="006941F9" w:rsidRPr="006941F9" w:rsidRDefault="006941F9" w:rsidP="006941F9">
      <w:pPr>
        <w:pStyle w:val="ds-markdown-paragraph"/>
        <w:numPr>
          <w:ilvl w:val="1"/>
          <w:numId w:val="88"/>
        </w:numPr>
        <w:spacing w:after="0" w:afterAutospacing="0" w:line="420" w:lineRule="atLeast"/>
        <w:rPr>
          <w:ins w:id="1768" w:author="_" w:date="2025-11-25T12:48:00Z"/>
          <w:rFonts w:ascii="Segoe UI" w:hAnsi="Segoe UI" w:cs="Segoe UI"/>
          <w:color w:val="000000" w:themeColor="text1"/>
          <w:rPrChange w:id="1769" w:author="_" w:date="2025-11-25T12:49:00Z">
            <w:rPr>
              <w:ins w:id="1770" w:author="_" w:date="2025-11-25T12:48:00Z"/>
              <w:rFonts w:ascii="Segoe UI" w:hAnsi="Segoe UI" w:cs="Segoe UI"/>
              <w:color w:val="F9FAFB"/>
            </w:rPr>
          </w:rPrChange>
        </w:rPr>
      </w:pPr>
      <w:ins w:id="1771" w:author="_" w:date="2025-11-25T12:48:00Z">
        <w:r w:rsidRPr="006941F9">
          <w:rPr>
            <w:rStyle w:val="HTML"/>
            <w:rFonts w:ascii="Consolas" w:hAnsi="Consolas"/>
            <w:color w:val="000000" w:themeColor="text1"/>
            <w:shd w:val="clear" w:color="auto" w:fill="2C2C2E"/>
            <w:rPrChange w:id="1772" w:author="_" w:date="2025-11-25T12:49:00Z">
              <w:rPr>
                <w:rStyle w:val="HTML"/>
                <w:rFonts w:ascii="Consolas" w:hAnsi="Consolas"/>
                <w:color w:val="F9FAFB"/>
                <w:shd w:val="clear" w:color="auto" w:fill="2C2C2E"/>
              </w:rPr>
            </w:rPrChange>
          </w:rPr>
          <w:t>ОР = Общая площадь * Рыночные расходы на 1 кв. м</w:t>
        </w:r>
      </w:ins>
    </w:p>
    <w:p w14:paraId="6E28AF89" w14:textId="77777777" w:rsidR="006941F9" w:rsidRPr="006941F9" w:rsidRDefault="006941F9" w:rsidP="006941F9">
      <w:pPr>
        <w:pStyle w:val="ds-markdown-paragraph"/>
        <w:numPr>
          <w:ilvl w:val="1"/>
          <w:numId w:val="88"/>
        </w:numPr>
        <w:spacing w:after="0" w:afterAutospacing="0" w:line="420" w:lineRule="atLeast"/>
        <w:rPr>
          <w:ins w:id="1773" w:author="_" w:date="2025-11-25T12:48:00Z"/>
          <w:rFonts w:ascii="Segoe UI" w:hAnsi="Segoe UI" w:cs="Segoe UI"/>
          <w:color w:val="000000" w:themeColor="text1"/>
          <w:rPrChange w:id="1774" w:author="_" w:date="2025-11-25T12:49:00Z">
            <w:rPr>
              <w:ins w:id="1775" w:author="_" w:date="2025-11-25T12:48:00Z"/>
              <w:rFonts w:ascii="Segoe UI" w:hAnsi="Segoe UI" w:cs="Segoe UI"/>
              <w:color w:val="F9FAFB"/>
            </w:rPr>
          </w:rPrChange>
        </w:rPr>
      </w:pPr>
      <w:ins w:id="1776" w:author="_" w:date="2025-11-25T12:48:00Z">
        <w:r w:rsidRPr="006941F9">
          <w:rPr>
            <w:rFonts w:ascii="Segoe UI" w:hAnsi="Segoe UI" w:cs="Segoe UI"/>
            <w:color w:val="000000" w:themeColor="text1"/>
            <w:rPrChange w:id="1777" w:author="_" w:date="2025-11-25T12:49:00Z">
              <w:rPr>
                <w:rFonts w:ascii="Segoe UI" w:hAnsi="Segoe UI" w:cs="Segoe UI"/>
                <w:color w:val="F9FAFB"/>
              </w:rPr>
            </w:rPrChange>
          </w:rPr>
          <w:t>*Пример: 59 480 кв. м * 3 500 руб./кв. м/год = 208 180 000 руб.*</w:t>
        </w:r>
      </w:ins>
    </w:p>
    <w:p w14:paraId="29E31488" w14:textId="77777777" w:rsidR="006941F9" w:rsidRPr="006941F9" w:rsidRDefault="006941F9" w:rsidP="006941F9">
      <w:pPr>
        <w:pStyle w:val="ds-markdown-paragraph"/>
        <w:numPr>
          <w:ilvl w:val="0"/>
          <w:numId w:val="88"/>
        </w:numPr>
        <w:spacing w:after="120" w:afterAutospacing="0" w:line="420" w:lineRule="atLeast"/>
        <w:rPr>
          <w:ins w:id="1778" w:author="_" w:date="2025-11-25T12:48:00Z"/>
          <w:rFonts w:ascii="Segoe UI" w:hAnsi="Segoe UI" w:cs="Segoe UI"/>
          <w:color w:val="000000" w:themeColor="text1"/>
          <w:rPrChange w:id="1779" w:author="_" w:date="2025-11-25T12:49:00Z">
            <w:rPr>
              <w:ins w:id="1780" w:author="_" w:date="2025-11-25T12:48:00Z"/>
              <w:rFonts w:ascii="Segoe UI" w:hAnsi="Segoe UI" w:cs="Segoe UI"/>
              <w:color w:val="F9FAFB"/>
            </w:rPr>
          </w:rPrChange>
        </w:rPr>
      </w:pPr>
      <w:ins w:id="1781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782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Резерв на замещение (Капитальный резерв):</w:t>
        </w:r>
      </w:ins>
    </w:p>
    <w:p w14:paraId="07975F54" w14:textId="77777777" w:rsidR="006941F9" w:rsidRPr="006941F9" w:rsidRDefault="006941F9" w:rsidP="006941F9">
      <w:pPr>
        <w:pStyle w:val="ds-markdown-paragraph"/>
        <w:numPr>
          <w:ilvl w:val="1"/>
          <w:numId w:val="88"/>
        </w:numPr>
        <w:spacing w:after="0" w:afterAutospacing="0" w:line="420" w:lineRule="atLeast"/>
        <w:rPr>
          <w:ins w:id="1783" w:author="_" w:date="2025-11-25T12:48:00Z"/>
          <w:rFonts w:ascii="Segoe UI" w:hAnsi="Segoe UI" w:cs="Segoe UI"/>
          <w:color w:val="000000" w:themeColor="text1"/>
          <w:rPrChange w:id="1784" w:author="_" w:date="2025-11-25T12:49:00Z">
            <w:rPr>
              <w:ins w:id="1785" w:author="_" w:date="2025-11-25T12:48:00Z"/>
              <w:rFonts w:ascii="Segoe UI" w:hAnsi="Segoe UI" w:cs="Segoe UI"/>
              <w:color w:val="F9FAFB"/>
            </w:rPr>
          </w:rPrChange>
        </w:rPr>
      </w:pPr>
      <w:ins w:id="1786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787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3-5%</w:t>
        </w:r>
        <w:r w:rsidRPr="006941F9">
          <w:rPr>
            <w:rFonts w:ascii="Segoe UI" w:hAnsi="Segoe UI" w:cs="Segoe UI"/>
            <w:color w:val="000000" w:themeColor="text1"/>
            <w:rPrChange w:id="1788" w:author="_" w:date="2025-11-25T12:49:00Z">
              <w:rPr>
                <w:rFonts w:ascii="Segoe UI" w:hAnsi="Segoe UI" w:cs="Segoe UI"/>
                <w:color w:val="F9FAFB"/>
              </w:rPr>
            </w:rPrChange>
          </w:rPr>
          <w:t> от ДВД. Для ТЦ возрастом 6 лет берем </w:t>
        </w:r>
        <w:r w:rsidRPr="006941F9">
          <w:rPr>
            <w:rStyle w:val="afa"/>
            <w:rFonts w:ascii="Segoe UI" w:hAnsi="Segoe UI" w:cs="Segoe UI"/>
            <w:color w:val="000000" w:themeColor="text1"/>
            <w:rPrChange w:id="1789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3%</w:t>
        </w:r>
        <w:r w:rsidRPr="006941F9">
          <w:rPr>
            <w:rFonts w:ascii="Segoe UI" w:hAnsi="Segoe UI" w:cs="Segoe UI"/>
            <w:color w:val="000000" w:themeColor="text1"/>
            <w:rPrChange w:id="1790" w:author="_" w:date="2025-11-25T12:49:00Z">
              <w:rPr>
                <w:rFonts w:ascii="Segoe UI" w:hAnsi="Segoe UI" w:cs="Segoe UI"/>
                <w:color w:val="F9FAFB"/>
              </w:rPr>
            </w:rPrChange>
          </w:rPr>
          <w:t>.</w:t>
        </w:r>
      </w:ins>
    </w:p>
    <w:p w14:paraId="5530DCA7" w14:textId="77777777" w:rsidR="006941F9" w:rsidRPr="006941F9" w:rsidRDefault="006941F9" w:rsidP="006941F9">
      <w:pPr>
        <w:pStyle w:val="ds-markdown-paragraph"/>
        <w:numPr>
          <w:ilvl w:val="1"/>
          <w:numId w:val="88"/>
        </w:numPr>
        <w:spacing w:after="0" w:afterAutospacing="0" w:line="420" w:lineRule="atLeast"/>
        <w:rPr>
          <w:ins w:id="1791" w:author="_" w:date="2025-11-25T12:48:00Z"/>
          <w:rFonts w:ascii="Segoe UI" w:hAnsi="Segoe UI" w:cs="Segoe UI"/>
          <w:color w:val="000000" w:themeColor="text1"/>
          <w:rPrChange w:id="1792" w:author="_" w:date="2025-11-25T12:49:00Z">
            <w:rPr>
              <w:ins w:id="1793" w:author="_" w:date="2025-11-25T12:48:00Z"/>
              <w:rFonts w:ascii="Segoe UI" w:hAnsi="Segoe UI" w:cs="Segoe UI"/>
              <w:color w:val="F9FAFB"/>
            </w:rPr>
          </w:rPrChange>
        </w:rPr>
      </w:pPr>
      <w:ins w:id="1794" w:author="_" w:date="2025-11-25T12:48:00Z">
        <w:r w:rsidRPr="006941F9">
          <w:rPr>
            <w:rStyle w:val="HTML"/>
            <w:rFonts w:ascii="Consolas" w:hAnsi="Consolas"/>
            <w:color w:val="000000" w:themeColor="text1"/>
            <w:shd w:val="clear" w:color="auto" w:fill="2C2C2E"/>
            <w:rPrChange w:id="1795" w:author="_" w:date="2025-11-25T12:49:00Z">
              <w:rPr>
                <w:rStyle w:val="HTML"/>
                <w:rFonts w:ascii="Consolas" w:hAnsi="Consolas"/>
                <w:color w:val="F9FAFB"/>
                <w:shd w:val="clear" w:color="auto" w:fill="2C2C2E"/>
              </w:rPr>
            </w:rPrChange>
          </w:rPr>
          <w:t>Резерв = ДВД * 3%</w:t>
        </w:r>
      </w:ins>
    </w:p>
    <w:p w14:paraId="4E8DC2EA" w14:textId="77777777" w:rsidR="006941F9" w:rsidRPr="006941F9" w:rsidRDefault="006941F9" w:rsidP="006941F9">
      <w:pPr>
        <w:pStyle w:val="ds-markdown-paragraph"/>
        <w:numPr>
          <w:ilvl w:val="1"/>
          <w:numId w:val="88"/>
        </w:numPr>
        <w:spacing w:after="0" w:afterAutospacing="0" w:line="420" w:lineRule="atLeast"/>
        <w:rPr>
          <w:ins w:id="1796" w:author="_" w:date="2025-11-25T12:48:00Z"/>
          <w:rFonts w:ascii="Segoe UI" w:hAnsi="Segoe UI" w:cs="Segoe UI"/>
          <w:color w:val="000000" w:themeColor="text1"/>
          <w:rPrChange w:id="1797" w:author="_" w:date="2025-11-25T12:49:00Z">
            <w:rPr>
              <w:ins w:id="1798" w:author="_" w:date="2025-11-25T12:48:00Z"/>
              <w:rFonts w:ascii="Segoe UI" w:hAnsi="Segoe UI" w:cs="Segoe UI"/>
              <w:color w:val="F9FAFB"/>
            </w:rPr>
          </w:rPrChange>
        </w:rPr>
      </w:pPr>
      <w:ins w:id="1799" w:author="_" w:date="2025-11-25T12:48:00Z">
        <w:r w:rsidRPr="006941F9">
          <w:rPr>
            <w:rFonts w:ascii="Segoe UI" w:hAnsi="Segoe UI" w:cs="Segoe UI"/>
            <w:color w:val="000000" w:themeColor="text1"/>
            <w:rPrChange w:id="1800" w:author="_" w:date="2025-11-25T12:49:00Z">
              <w:rPr>
                <w:rFonts w:ascii="Segoe UI" w:hAnsi="Segoe UI" w:cs="Segoe UI"/>
                <w:color w:val="F9FAFB"/>
              </w:rPr>
            </w:rPrChange>
          </w:rPr>
          <w:t>*Пример: 618 208 875 * 3% = 18 546 266 руб.*</w:t>
        </w:r>
      </w:ins>
    </w:p>
    <w:p w14:paraId="2F7B7974" w14:textId="77777777" w:rsidR="006941F9" w:rsidRPr="006941F9" w:rsidRDefault="006941F9" w:rsidP="006941F9">
      <w:pPr>
        <w:pStyle w:val="ds-markdown-paragraph"/>
        <w:numPr>
          <w:ilvl w:val="0"/>
          <w:numId w:val="88"/>
        </w:numPr>
        <w:spacing w:after="120" w:afterAutospacing="0" w:line="420" w:lineRule="atLeast"/>
        <w:rPr>
          <w:ins w:id="1801" w:author="_" w:date="2025-11-25T12:48:00Z"/>
          <w:rFonts w:ascii="Segoe UI" w:hAnsi="Segoe UI" w:cs="Segoe UI"/>
          <w:color w:val="000000" w:themeColor="text1"/>
          <w:rPrChange w:id="1802" w:author="_" w:date="2025-11-25T12:49:00Z">
            <w:rPr>
              <w:ins w:id="1803" w:author="_" w:date="2025-11-25T12:48:00Z"/>
              <w:rFonts w:ascii="Segoe UI" w:hAnsi="Segoe UI" w:cs="Segoe UI"/>
              <w:color w:val="F9FAFB"/>
            </w:rPr>
          </w:rPrChange>
        </w:rPr>
      </w:pPr>
      <w:ins w:id="1804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805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Чистый Операционный Доход (ЧОД):</w:t>
        </w:r>
      </w:ins>
    </w:p>
    <w:p w14:paraId="2EEF26F1" w14:textId="77777777" w:rsidR="006941F9" w:rsidRPr="006941F9" w:rsidRDefault="006941F9" w:rsidP="006941F9">
      <w:pPr>
        <w:pStyle w:val="ds-markdown-paragraph"/>
        <w:numPr>
          <w:ilvl w:val="1"/>
          <w:numId w:val="88"/>
        </w:numPr>
        <w:spacing w:after="0" w:afterAutospacing="0" w:line="420" w:lineRule="atLeast"/>
        <w:rPr>
          <w:ins w:id="1806" w:author="_" w:date="2025-11-25T12:48:00Z"/>
          <w:rFonts w:ascii="Segoe UI" w:hAnsi="Segoe UI" w:cs="Segoe UI"/>
          <w:color w:val="000000" w:themeColor="text1"/>
          <w:rPrChange w:id="1807" w:author="_" w:date="2025-11-25T12:49:00Z">
            <w:rPr>
              <w:ins w:id="1808" w:author="_" w:date="2025-11-25T12:48:00Z"/>
              <w:rFonts w:ascii="Segoe UI" w:hAnsi="Segoe UI" w:cs="Segoe UI"/>
              <w:color w:val="F9FAFB"/>
            </w:rPr>
          </w:rPrChange>
        </w:rPr>
      </w:pPr>
      <w:ins w:id="1809" w:author="_" w:date="2025-11-25T12:48:00Z">
        <w:r w:rsidRPr="006941F9">
          <w:rPr>
            <w:rStyle w:val="HTML"/>
            <w:rFonts w:ascii="Consolas" w:hAnsi="Consolas"/>
            <w:color w:val="000000" w:themeColor="text1"/>
            <w:shd w:val="clear" w:color="auto" w:fill="2C2C2E"/>
            <w:rPrChange w:id="1810" w:author="_" w:date="2025-11-25T12:49:00Z">
              <w:rPr>
                <w:rStyle w:val="HTML"/>
                <w:rFonts w:ascii="Consolas" w:hAnsi="Consolas"/>
                <w:color w:val="F9FAFB"/>
                <w:shd w:val="clear" w:color="auto" w:fill="2C2C2E"/>
              </w:rPr>
            </w:rPrChange>
          </w:rPr>
          <w:t>ЧОД = ДВД + Прочие доходы - ОР - Резерв на замещение</w:t>
        </w:r>
      </w:ins>
    </w:p>
    <w:p w14:paraId="27B5B030" w14:textId="77777777" w:rsidR="006941F9" w:rsidRPr="006941F9" w:rsidRDefault="006941F9" w:rsidP="006941F9">
      <w:pPr>
        <w:pStyle w:val="ds-markdown-paragraph"/>
        <w:numPr>
          <w:ilvl w:val="1"/>
          <w:numId w:val="88"/>
        </w:numPr>
        <w:spacing w:after="0" w:afterAutospacing="0" w:line="420" w:lineRule="atLeast"/>
        <w:rPr>
          <w:ins w:id="1811" w:author="_" w:date="2025-11-25T12:48:00Z"/>
          <w:rFonts w:ascii="Segoe UI" w:hAnsi="Segoe UI" w:cs="Segoe UI"/>
          <w:color w:val="000000" w:themeColor="text1"/>
          <w:rPrChange w:id="1812" w:author="_" w:date="2025-11-25T12:49:00Z">
            <w:rPr>
              <w:ins w:id="1813" w:author="_" w:date="2025-11-25T12:48:00Z"/>
              <w:rFonts w:ascii="Segoe UI" w:hAnsi="Segoe UI" w:cs="Segoe UI"/>
              <w:color w:val="F9FAFB"/>
            </w:rPr>
          </w:rPrChange>
        </w:rPr>
      </w:pPr>
      <w:ins w:id="1814" w:author="_" w:date="2025-11-25T12:48:00Z">
        <w:r w:rsidRPr="006941F9">
          <w:rPr>
            <w:rFonts w:ascii="Segoe UI" w:hAnsi="Segoe UI" w:cs="Segoe UI"/>
            <w:color w:val="000000" w:themeColor="text1"/>
            <w:rPrChange w:id="1815" w:author="_" w:date="2025-11-25T12:49:00Z">
              <w:rPr>
                <w:rFonts w:ascii="Segoe UI" w:hAnsi="Segoe UI" w:cs="Segoe UI"/>
                <w:color w:val="F9FAFB"/>
              </w:rPr>
            </w:rPrChange>
          </w:rPr>
          <w:t>*Пример: 618 208 875 + 19 136 812 - 208 180 000 - 18 546 266 = 410 619 421 руб.* (Это ЧОД для 1-го года прогнозного периода).</w:t>
        </w:r>
      </w:ins>
    </w:p>
    <w:p w14:paraId="0034E39A" w14:textId="77777777" w:rsidR="006941F9" w:rsidRPr="006941F9" w:rsidRDefault="006941F9" w:rsidP="006941F9">
      <w:pPr>
        <w:pStyle w:val="ds-markdown-paragraph"/>
        <w:spacing w:before="240" w:beforeAutospacing="0" w:after="240" w:afterAutospacing="0" w:line="420" w:lineRule="atLeast"/>
        <w:rPr>
          <w:ins w:id="1816" w:author="_" w:date="2025-11-25T12:48:00Z"/>
          <w:rFonts w:ascii="Segoe UI" w:hAnsi="Segoe UI" w:cs="Segoe UI"/>
          <w:color w:val="000000" w:themeColor="text1"/>
          <w:rPrChange w:id="1817" w:author="_" w:date="2025-11-25T12:49:00Z">
            <w:rPr>
              <w:ins w:id="1818" w:author="_" w:date="2025-11-25T12:48:00Z"/>
              <w:rFonts w:ascii="Segoe UI" w:hAnsi="Segoe UI" w:cs="Segoe UI"/>
              <w:color w:val="F9FAFB"/>
            </w:rPr>
          </w:rPrChange>
        </w:rPr>
      </w:pPr>
      <w:ins w:id="1819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820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Шаг 3: Прогнозирование изменения денежных потоков.</w:t>
        </w:r>
      </w:ins>
    </w:p>
    <w:p w14:paraId="080C4D56" w14:textId="77777777" w:rsidR="006941F9" w:rsidRPr="006941F9" w:rsidRDefault="006941F9" w:rsidP="006941F9">
      <w:pPr>
        <w:pStyle w:val="ds-markdown-paragraph"/>
        <w:numPr>
          <w:ilvl w:val="0"/>
          <w:numId w:val="89"/>
        </w:numPr>
        <w:spacing w:after="0" w:afterAutospacing="0" w:line="420" w:lineRule="atLeast"/>
        <w:rPr>
          <w:ins w:id="1821" w:author="_" w:date="2025-11-25T12:48:00Z"/>
          <w:rFonts w:ascii="Segoe UI" w:hAnsi="Segoe UI" w:cs="Segoe UI"/>
          <w:color w:val="000000" w:themeColor="text1"/>
          <w:rPrChange w:id="1822" w:author="_" w:date="2025-11-25T12:49:00Z">
            <w:rPr>
              <w:ins w:id="1823" w:author="_" w:date="2025-11-25T12:48:00Z"/>
              <w:rFonts w:ascii="Segoe UI" w:hAnsi="Segoe UI" w:cs="Segoe UI"/>
              <w:color w:val="F9FAFB"/>
            </w:rPr>
          </w:rPrChange>
        </w:rPr>
      </w:pPr>
      <w:ins w:id="1824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825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lastRenderedPageBreak/>
          <w:t>Темп роста арендных ставок (g)</w:t>
        </w:r>
        <w:proofErr w:type="gramStart"/>
        <w:r w:rsidRPr="006941F9">
          <w:rPr>
            <w:rStyle w:val="afa"/>
            <w:rFonts w:ascii="Segoe UI" w:hAnsi="Segoe UI" w:cs="Segoe UI"/>
            <w:color w:val="000000" w:themeColor="text1"/>
            <w:rPrChange w:id="1826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:</w:t>
        </w:r>
        <w:r w:rsidRPr="006941F9">
          <w:rPr>
            <w:rFonts w:ascii="Segoe UI" w:hAnsi="Segoe UI" w:cs="Segoe UI"/>
            <w:color w:val="000000" w:themeColor="text1"/>
            <w:rPrChange w:id="1827" w:author="_" w:date="2025-11-25T12:49:00Z">
              <w:rPr>
                <w:rFonts w:ascii="Segoe UI" w:hAnsi="Segoe UI" w:cs="Segoe UI"/>
                <w:color w:val="F9FAFB"/>
              </w:rPr>
            </w:rPrChange>
          </w:rPr>
          <w:t> Определяется</w:t>
        </w:r>
        <w:proofErr w:type="gramEnd"/>
        <w:r w:rsidRPr="006941F9">
          <w:rPr>
            <w:rFonts w:ascii="Segoe UI" w:hAnsi="Segoe UI" w:cs="Segoe UI"/>
            <w:color w:val="000000" w:themeColor="text1"/>
            <w:rPrChange w:id="1828" w:author="_" w:date="2025-11-25T12:49:00Z">
              <w:rPr>
                <w:rFonts w:ascii="Segoe UI" w:hAnsi="Segoe UI" w:cs="Segoe UI"/>
                <w:color w:val="F9FAFB"/>
              </w:rPr>
            </w:rPrChange>
          </w:rPr>
          <w:t xml:space="preserve"> на основе анализа инфляции, динамики рынка и местоположения ТЦ. Используем </w:t>
        </w:r>
        <w:r w:rsidRPr="006941F9">
          <w:rPr>
            <w:rStyle w:val="afa"/>
            <w:rFonts w:ascii="Segoe UI" w:hAnsi="Segoe UI" w:cs="Segoe UI"/>
            <w:color w:val="000000" w:themeColor="text1"/>
            <w:rPrChange w:id="1829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3% в год</w:t>
        </w:r>
        <w:r w:rsidRPr="006941F9">
          <w:rPr>
            <w:rFonts w:ascii="Segoe UI" w:hAnsi="Segoe UI" w:cs="Segoe UI"/>
            <w:color w:val="000000" w:themeColor="text1"/>
            <w:rPrChange w:id="1830" w:author="_" w:date="2025-11-25T12:49:00Z">
              <w:rPr>
                <w:rFonts w:ascii="Segoe UI" w:hAnsi="Segoe UI" w:cs="Segoe UI"/>
                <w:color w:val="F9FAFB"/>
              </w:rPr>
            </w:rPrChange>
          </w:rPr>
          <w:t>.</w:t>
        </w:r>
      </w:ins>
    </w:p>
    <w:p w14:paraId="5AFF8D2C" w14:textId="77777777" w:rsidR="006941F9" w:rsidRPr="006941F9" w:rsidRDefault="006941F9" w:rsidP="006941F9">
      <w:pPr>
        <w:pStyle w:val="ds-markdown-paragraph"/>
        <w:numPr>
          <w:ilvl w:val="0"/>
          <w:numId w:val="89"/>
        </w:numPr>
        <w:spacing w:after="120" w:afterAutospacing="0" w:line="420" w:lineRule="atLeast"/>
        <w:rPr>
          <w:ins w:id="1831" w:author="_" w:date="2025-11-25T12:48:00Z"/>
          <w:rFonts w:ascii="Segoe UI" w:hAnsi="Segoe UI" w:cs="Segoe UI"/>
          <w:color w:val="000000" w:themeColor="text1"/>
          <w:rPrChange w:id="1832" w:author="_" w:date="2025-11-25T12:49:00Z">
            <w:rPr>
              <w:ins w:id="1833" w:author="_" w:date="2025-11-25T12:48:00Z"/>
              <w:rFonts w:ascii="Segoe UI" w:hAnsi="Segoe UI" w:cs="Segoe UI"/>
              <w:color w:val="F9FAFB"/>
            </w:rPr>
          </w:rPrChange>
        </w:rPr>
      </w:pPr>
      <w:ins w:id="1834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835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Прогноз на 5 лет:</w:t>
        </w:r>
      </w:ins>
    </w:p>
    <w:p w14:paraId="18D7AA4B" w14:textId="77777777" w:rsidR="006941F9" w:rsidRPr="006941F9" w:rsidRDefault="006941F9" w:rsidP="006941F9">
      <w:pPr>
        <w:pStyle w:val="ds-markdown-paragraph"/>
        <w:numPr>
          <w:ilvl w:val="1"/>
          <w:numId w:val="89"/>
        </w:numPr>
        <w:spacing w:after="0" w:afterAutospacing="0" w:line="420" w:lineRule="atLeast"/>
        <w:rPr>
          <w:ins w:id="1836" w:author="_" w:date="2025-11-25T12:48:00Z"/>
          <w:rFonts w:ascii="Segoe UI" w:hAnsi="Segoe UI" w:cs="Segoe UI"/>
          <w:color w:val="000000" w:themeColor="text1"/>
          <w:rPrChange w:id="1837" w:author="_" w:date="2025-11-25T12:49:00Z">
            <w:rPr>
              <w:ins w:id="1838" w:author="_" w:date="2025-11-25T12:48:00Z"/>
              <w:rFonts w:ascii="Segoe UI" w:hAnsi="Segoe UI" w:cs="Segoe UI"/>
              <w:color w:val="F9FAFB"/>
            </w:rPr>
          </w:rPrChange>
        </w:rPr>
      </w:pPr>
      <w:ins w:id="1839" w:author="_" w:date="2025-11-25T12:48:00Z">
        <w:r w:rsidRPr="006941F9">
          <w:rPr>
            <w:rFonts w:ascii="Segoe UI" w:hAnsi="Segoe UI" w:cs="Segoe UI"/>
            <w:color w:val="000000" w:themeColor="text1"/>
            <w:rPrChange w:id="1840" w:author="_" w:date="2025-11-25T12:49:00Z">
              <w:rPr>
                <w:rFonts w:ascii="Segoe UI" w:hAnsi="Segoe UI" w:cs="Segoe UI"/>
                <w:color w:val="F9FAFB"/>
              </w:rPr>
            </w:rPrChange>
          </w:rPr>
          <w:t>Год 1: ЧОД = 410 619 421 руб.</w:t>
        </w:r>
      </w:ins>
    </w:p>
    <w:p w14:paraId="24ACB738" w14:textId="77777777" w:rsidR="006941F9" w:rsidRPr="006941F9" w:rsidRDefault="006941F9" w:rsidP="006941F9">
      <w:pPr>
        <w:pStyle w:val="ds-markdown-paragraph"/>
        <w:numPr>
          <w:ilvl w:val="1"/>
          <w:numId w:val="89"/>
        </w:numPr>
        <w:spacing w:after="0" w:afterAutospacing="0" w:line="420" w:lineRule="atLeast"/>
        <w:rPr>
          <w:ins w:id="1841" w:author="_" w:date="2025-11-25T12:48:00Z"/>
          <w:rFonts w:ascii="Segoe UI" w:hAnsi="Segoe UI" w:cs="Segoe UI"/>
          <w:color w:val="000000" w:themeColor="text1"/>
          <w:rPrChange w:id="1842" w:author="_" w:date="2025-11-25T12:49:00Z">
            <w:rPr>
              <w:ins w:id="1843" w:author="_" w:date="2025-11-25T12:48:00Z"/>
              <w:rFonts w:ascii="Segoe UI" w:hAnsi="Segoe UI" w:cs="Segoe UI"/>
              <w:color w:val="F9FAFB"/>
            </w:rPr>
          </w:rPrChange>
        </w:rPr>
      </w:pPr>
      <w:ins w:id="1844" w:author="_" w:date="2025-11-25T12:48:00Z">
        <w:r w:rsidRPr="006941F9">
          <w:rPr>
            <w:rFonts w:ascii="Segoe UI" w:hAnsi="Segoe UI" w:cs="Segoe UI"/>
            <w:color w:val="000000" w:themeColor="text1"/>
            <w:rPrChange w:id="1845" w:author="_" w:date="2025-11-25T12:49:00Z">
              <w:rPr>
                <w:rFonts w:ascii="Segoe UI" w:hAnsi="Segoe UI" w:cs="Segoe UI"/>
                <w:color w:val="F9FAFB"/>
              </w:rPr>
            </w:rPrChange>
          </w:rPr>
          <w:t>Год 2: ЧОД = 410 619 421 * 1.03 = 422 938 004 руб.</w:t>
        </w:r>
      </w:ins>
    </w:p>
    <w:p w14:paraId="10FDAD1F" w14:textId="77777777" w:rsidR="006941F9" w:rsidRPr="006941F9" w:rsidRDefault="006941F9" w:rsidP="006941F9">
      <w:pPr>
        <w:pStyle w:val="ds-markdown-paragraph"/>
        <w:numPr>
          <w:ilvl w:val="1"/>
          <w:numId w:val="89"/>
        </w:numPr>
        <w:spacing w:after="0" w:afterAutospacing="0" w:line="420" w:lineRule="atLeast"/>
        <w:rPr>
          <w:ins w:id="1846" w:author="_" w:date="2025-11-25T12:48:00Z"/>
          <w:rFonts w:ascii="Segoe UI" w:hAnsi="Segoe UI" w:cs="Segoe UI"/>
          <w:color w:val="000000" w:themeColor="text1"/>
          <w:rPrChange w:id="1847" w:author="_" w:date="2025-11-25T12:49:00Z">
            <w:rPr>
              <w:ins w:id="1848" w:author="_" w:date="2025-11-25T12:48:00Z"/>
              <w:rFonts w:ascii="Segoe UI" w:hAnsi="Segoe UI" w:cs="Segoe UI"/>
              <w:color w:val="F9FAFB"/>
            </w:rPr>
          </w:rPrChange>
        </w:rPr>
      </w:pPr>
      <w:ins w:id="1849" w:author="_" w:date="2025-11-25T12:48:00Z">
        <w:r w:rsidRPr="006941F9">
          <w:rPr>
            <w:rFonts w:ascii="Segoe UI" w:hAnsi="Segoe UI" w:cs="Segoe UI"/>
            <w:color w:val="000000" w:themeColor="text1"/>
            <w:rPrChange w:id="1850" w:author="_" w:date="2025-11-25T12:49:00Z">
              <w:rPr>
                <w:rFonts w:ascii="Segoe UI" w:hAnsi="Segoe UI" w:cs="Segoe UI"/>
                <w:color w:val="F9FAFB"/>
              </w:rPr>
            </w:rPrChange>
          </w:rPr>
          <w:t>Год 3: ЧОД = 422 938 004 * 1.03 = 435 626 144 руб.</w:t>
        </w:r>
      </w:ins>
    </w:p>
    <w:p w14:paraId="6EE74691" w14:textId="77777777" w:rsidR="006941F9" w:rsidRPr="006941F9" w:rsidRDefault="006941F9" w:rsidP="006941F9">
      <w:pPr>
        <w:pStyle w:val="ds-markdown-paragraph"/>
        <w:numPr>
          <w:ilvl w:val="1"/>
          <w:numId w:val="89"/>
        </w:numPr>
        <w:spacing w:after="0" w:afterAutospacing="0" w:line="420" w:lineRule="atLeast"/>
        <w:rPr>
          <w:ins w:id="1851" w:author="_" w:date="2025-11-25T12:48:00Z"/>
          <w:rFonts w:ascii="Segoe UI" w:hAnsi="Segoe UI" w:cs="Segoe UI"/>
          <w:color w:val="000000" w:themeColor="text1"/>
          <w:rPrChange w:id="1852" w:author="_" w:date="2025-11-25T12:49:00Z">
            <w:rPr>
              <w:ins w:id="1853" w:author="_" w:date="2025-11-25T12:48:00Z"/>
              <w:rFonts w:ascii="Segoe UI" w:hAnsi="Segoe UI" w:cs="Segoe UI"/>
              <w:color w:val="F9FAFB"/>
            </w:rPr>
          </w:rPrChange>
        </w:rPr>
      </w:pPr>
      <w:ins w:id="1854" w:author="_" w:date="2025-11-25T12:48:00Z">
        <w:r w:rsidRPr="006941F9">
          <w:rPr>
            <w:rFonts w:ascii="Segoe UI" w:hAnsi="Segoe UI" w:cs="Segoe UI"/>
            <w:color w:val="000000" w:themeColor="text1"/>
            <w:rPrChange w:id="1855" w:author="_" w:date="2025-11-25T12:49:00Z">
              <w:rPr>
                <w:rFonts w:ascii="Segoe UI" w:hAnsi="Segoe UI" w:cs="Segoe UI"/>
                <w:color w:val="F9FAFB"/>
              </w:rPr>
            </w:rPrChange>
          </w:rPr>
          <w:t>Год 4: ЧОД = 435 626 144 * 1.03 = 448 694 928 руб.</w:t>
        </w:r>
      </w:ins>
    </w:p>
    <w:p w14:paraId="398B0D61" w14:textId="77777777" w:rsidR="006941F9" w:rsidRPr="006941F9" w:rsidRDefault="006941F9" w:rsidP="006941F9">
      <w:pPr>
        <w:pStyle w:val="ds-markdown-paragraph"/>
        <w:numPr>
          <w:ilvl w:val="1"/>
          <w:numId w:val="89"/>
        </w:numPr>
        <w:spacing w:after="0" w:afterAutospacing="0" w:line="420" w:lineRule="atLeast"/>
        <w:rPr>
          <w:ins w:id="1856" w:author="_" w:date="2025-11-25T12:48:00Z"/>
          <w:rFonts w:ascii="Segoe UI" w:hAnsi="Segoe UI" w:cs="Segoe UI"/>
          <w:color w:val="000000" w:themeColor="text1"/>
          <w:rPrChange w:id="1857" w:author="_" w:date="2025-11-25T12:49:00Z">
            <w:rPr>
              <w:ins w:id="1858" w:author="_" w:date="2025-11-25T12:48:00Z"/>
              <w:rFonts w:ascii="Segoe UI" w:hAnsi="Segoe UI" w:cs="Segoe UI"/>
              <w:color w:val="F9FAFB"/>
            </w:rPr>
          </w:rPrChange>
        </w:rPr>
      </w:pPr>
      <w:ins w:id="1859" w:author="_" w:date="2025-11-25T12:48:00Z">
        <w:r w:rsidRPr="006941F9">
          <w:rPr>
            <w:rFonts w:ascii="Segoe UI" w:hAnsi="Segoe UI" w:cs="Segoe UI"/>
            <w:color w:val="000000" w:themeColor="text1"/>
            <w:rPrChange w:id="1860" w:author="_" w:date="2025-11-25T12:49:00Z">
              <w:rPr>
                <w:rFonts w:ascii="Segoe UI" w:hAnsi="Segoe UI" w:cs="Segoe UI"/>
                <w:color w:val="F9FAFB"/>
              </w:rPr>
            </w:rPrChange>
          </w:rPr>
          <w:t>Год 5: ЧОД = 448 694 928 * 1.03 = 462 155 776 руб.</w:t>
        </w:r>
      </w:ins>
    </w:p>
    <w:p w14:paraId="268D20E0" w14:textId="77777777" w:rsidR="006941F9" w:rsidRPr="006941F9" w:rsidRDefault="006941F9" w:rsidP="006941F9">
      <w:pPr>
        <w:pStyle w:val="ds-markdown-paragraph"/>
        <w:spacing w:before="240" w:beforeAutospacing="0" w:after="240" w:afterAutospacing="0" w:line="420" w:lineRule="atLeast"/>
        <w:rPr>
          <w:ins w:id="1861" w:author="_" w:date="2025-11-25T12:48:00Z"/>
          <w:rFonts w:ascii="Segoe UI" w:hAnsi="Segoe UI" w:cs="Segoe UI"/>
          <w:color w:val="000000" w:themeColor="text1"/>
          <w:rPrChange w:id="1862" w:author="_" w:date="2025-11-25T12:49:00Z">
            <w:rPr>
              <w:ins w:id="1863" w:author="_" w:date="2025-11-25T12:48:00Z"/>
              <w:rFonts w:ascii="Segoe UI" w:hAnsi="Segoe UI" w:cs="Segoe UI"/>
              <w:color w:val="F9FAFB"/>
            </w:rPr>
          </w:rPrChange>
        </w:rPr>
      </w:pPr>
      <w:ins w:id="1864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865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Шаг 4: Расчет терминальной (</w:t>
        </w:r>
        <w:proofErr w:type="spellStart"/>
        <w:r w:rsidRPr="006941F9">
          <w:rPr>
            <w:rStyle w:val="afa"/>
            <w:rFonts w:ascii="Segoe UI" w:hAnsi="Segoe UI" w:cs="Segoe UI"/>
            <w:color w:val="000000" w:themeColor="text1"/>
            <w:rPrChange w:id="1866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реверсионной</w:t>
        </w:r>
        <w:proofErr w:type="spellEnd"/>
        <w:r w:rsidRPr="006941F9">
          <w:rPr>
            <w:rStyle w:val="afa"/>
            <w:rFonts w:ascii="Segoe UI" w:hAnsi="Segoe UI" w:cs="Segoe UI"/>
            <w:color w:val="000000" w:themeColor="text1"/>
            <w:rPrChange w:id="1867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) стоимости.</w:t>
        </w:r>
      </w:ins>
    </w:p>
    <w:p w14:paraId="0F32F4AA" w14:textId="77777777" w:rsidR="006941F9" w:rsidRPr="006941F9" w:rsidRDefault="006941F9" w:rsidP="006941F9">
      <w:pPr>
        <w:pStyle w:val="ds-markdown-paragraph"/>
        <w:numPr>
          <w:ilvl w:val="0"/>
          <w:numId w:val="90"/>
        </w:numPr>
        <w:spacing w:after="0" w:afterAutospacing="0" w:line="420" w:lineRule="atLeast"/>
        <w:rPr>
          <w:ins w:id="1868" w:author="_" w:date="2025-11-25T12:48:00Z"/>
          <w:rFonts w:ascii="Segoe UI" w:hAnsi="Segoe UI" w:cs="Segoe UI"/>
          <w:color w:val="000000" w:themeColor="text1"/>
          <w:rPrChange w:id="1869" w:author="_" w:date="2025-11-25T12:49:00Z">
            <w:rPr>
              <w:ins w:id="1870" w:author="_" w:date="2025-11-25T12:48:00Z"/>
              <w:rFonts w:ascii="Segoe UI" w:hAnsi="Segoe UI" w:cs="Segoe UI"/>
              <w:color w:val="F9FAFB"/>
            </w:rPr>
          </w:rPrChange>
        </w:rPr>
      </w:pPr>
      <w:ins w:id="1871" w:author="_" w:date="2025-11-25T12:48:00Z">
        <w:r w:rsidRPr="006941F9">
          <w:rPr>
            <w:rFonts w:ascii="Segoe UI" w:hAnsi="Segoe UI" w:cs="Segoe UI"/>
            <w:color w:val="000000" w:themeColor="text1"/>
            <w:rPrChange w:id="1872" w:author="_" w:date="2025-11-25T12:49:00Z">
              <w:rPr>
                <w:rFonts w:ascii="Segoe UI" w:hAnsi="Segoe UI" w:cs="Segoe UI"/>
                <w:color w:val="F9FAFB"/>
              </w:rPr>
            </w:rPrChange>
          </w:rPr>
          <w:t>Это стоимость объекта в конце прогнозного периода.</w:t>
        </w:r>
      </w:ins>
    </w:p>
    <w:p w14:paraId="30E0D595" w14:textId="77777777" w:rsidR="006941F9" w:rsidRPr="006941F9" w:rsidRDefault="006941F9" w:rsidP="006941F9">
      <w:pPr>
        <w:pStyle w:val="ds-markdown-paragraph"/>
        <w:numPr>
          <w:ilvl w:val="0"/>
          <w:numId w:val="90"/>
        </w:numPr>
        <w:spacing w:after="0" w:afterAutospacing="0" w:line="420" w:lineRule="atLeast"/>
        <w:rPr>
          <w:ins w:id="1873" w:author="_" w:date="2025-11-25T12:48:00Z"/>
          <w:rFonts w:ascii="Segoe UI" w:hAnsi="Segoe UI" w:cs="Segoe UI"/>
          <w:color w:val="000000" w:themeColor="text1"/>
          <w:rPrChange w:id="1874" w:author="_" w:date="2025-11-25T12:49:00Z">
            <w:rPr>
              <w:ins w:id="1875" w:author="_" w:date="2025-11-25T12:48:00Z"/>
              <w:rFonts w:ascii="Segoe UI" w:hAnsi="Segoe UI" w:cs="Segoe UI"/>
              <w:color w:val="F9FAFB"/>
            </w:rPr>
          </w:rPrChange>
        </w:rPr>
      </w:pPr>
      <w:ins w:id="1876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877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Формула:</w:t>
        </w:r>
        <w:r w:rsidRPr="006941F9">
          <w:rPr>
            <w:rFonts w:ascii="Segoe UI" w:hAnsi="Segoe UI" w:cs="Segoe UI"/>
            <w:color w:val="000000" w:themeColor="text1"/>
            <w:rPrChange w:id="1878" w:author="_" w:date="2025-11-25T12:49:00Z">
              <w:rPr>
                <w:rFonts w:ascii="Segoe UI" w:hAnsi="Segoe UI" w:cs="Segoe UI"/>
                <w:color w:val="F9FAFB"/>
              </w:rPr>
            </w:rPrChange>
          </w:rPr>
          <w:t> </w:t>
        </w:r>
        <w:r w:rsidRPr="006941F9">
          <w:rPr>
            <w:rStyle w:val="HTML"/>
            <w:rFonts w:ascii="Consolas" w:hAnsi="Consolas"/>
            <w:color w:val="000000" w:themeColor="text1"/>
            <w:shd w:val="clear" w:color="auto" w:fill="2C2C2E"/>
            <w:rPrChange w:id="1879" w:author="_" w:date="2025-11-25T12:49:00Z">
              <w:rPr>
                <w:rStyle w:val="HTML"/>
                <w:rFonts w:ascii="Consolas" w:hAnsi="Consolas"/>
                <w:color w:val="F9FAFB"/>
                <w:shd w:val="clear" w:color="auto" w:fill="2C2C2E"/>
              </w:rPr>
            </w:rPrChange>
          </w:rPr>
          <w:t>Терминальная стоимость (TV) = ЧОД Года 6 / Ставка терминальной капитализации (</w:t>
        </w:r>
        <w:proofErr w:type="spellStart"/>
        <w:r w:rsidRPr="006941F9">
          <w:rPr>
            <w:rStyle w:val="HTML"/>
            <w:rFonts w:ascii="Consolas" w:hAnsi="Consolas"/>
            <w:color w:val="000000" w:themeColor="text1"/>
            <w:shd w:val="clear" w:color="auto" w:fill="2C2C2E"/>
            <w:rPrChange w:id="1880" w:author="_" w:date="2025-11-25T12:49:00Z">
              <w:rPr>
                <w:rStyle w:val="HTML"/>
                <w:rFonts w:ascii="Consolas" w:hAnsi="Consolas"/>
                <w:color w:val="F9FAFB"/>
                <w:shd w:val="clear" w:color="auto" w:fill="2C2C2E"/>
              </w:rPr>
            </w:rPrChange>
          </w:rPr>
          <w:t>Rterm</w:t>
        </w:r>
        <w:proofErr w:type="spellEnd"/>
        <w:r w:rsidRPr="006941F9">
          <w:rPr>
            <w:rStyle w:val="HTML"/>
            <w:rFonts w:ascii="Consolas" w:hAnsi="Consolas"/>
            <w:color w:val="000000" w:themeColor="text1"/>
            <w:shd w:val="clear" w:color="auto" w:fill="2C2C2E"/>
            <w:rPrChange w:id="1881" w:author="_" w:date="2025-11-25T12:49:00Z">
              <w:rPr>
                <w:rStyle w:val="HTML"/>
                <w:rFonts w:ascii="Consolas" w:hAnsi="Consolas"/>
                <w:color w:val="F9FAFB"/>
                <w:shd w:val="clear" w:color="auto" w:fill="2C2C2E"/>
              </w:rPr>
            </w:rPrChange>
          </w:rPr>
          <w:t>)</w:t>
        </w:r>
      </w:ins>
    </w:p>
    <w:p w14:paraId="3C6E74F8" w14:textId="77777777" w:rsidR="006941F9" w:rsidRPr="006941F9" w:rsidRDefault="006941F9" w:rsidP="006941F9">
      <w:pPr>
        <w:pStyle w:val="ds-markdown-paragraph"/>
        <w:numPr>
          <w:ilvl w:val="0"/>
          <w:numId w:val="90"/>
        </w:numPr>
        <w:spacing w:after="120" w:afterAutospacing="0" w:line="420" w:lineRule="atLeast"/>
        <w:rPr>
          <w:ins w:id="1882" w:author="_" w:date="2025-11-25T12:48:00Z"/>
          <w:rFonts w:ascii="Segoe UI" w:hAnsi="Segoe UI" w:cs="Segoe UI"/>
          <w:color w:val="000000" w:themeColor="text1"/>
          <w:rPrChange w:id="1883" w:author="_" w:date="2025-11-25T12:49:00Z">
            <w:rPr>
              <w:ins w:id="1884" w:author="_" w:date="2025-11-25T12:48:00Z"/>
              <w:rFonts w:ascii="Segoe UI" w:hAnsi="Segoe UI" w:cs="Segoe UI"/>
              <w:color w:val="F9FAFB"/>
            </w:rPr>
          </w:rPrChange>
        </w:rPr>
      </w:pPr>
      <w:ins w:id="1885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886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ЧОД Года 6</w:t>
        </w:r>
        <w:proofErr w:type="gramStart"/>
        <w:r w:rsidRPr="006941F9">
          <w:rPr>
            <w:rStyle w:val="afa"/>
            <w:rFonts w:ascii="Segoe UI" w:hAnsi="Segoe UI" w:cs="Segoe UI"/>
            <w:color w:val="000000" w:themeColor="text1"/>
            <w:rPrChange w:id="1887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:</w:t>
        </w:r>
        <w:r w:rsidRPr="006941F9">
          <w:rPr>
            <w:rFonts w:ascii="Segoe UI" w:hAnsi="Segoe UI" w:cs="Segoe UI"/>
            <w:color w:val="000000" w:themeColor="text1"/>
            <w:rPrChange w:id="1888" w:author="_" w:date="2025-11-25T12:49:00Z">
              <w:rPr>
                <w:rFonts w:ascii="Segoe UI" w:hAnsi="Segoe UI" w:cs="Segoe UI"/>
                <w:color w:val="F9FAFB"/>
              </w:rPr>
            </w:rPrChange>
          </w:rPr>
          <w:t> Прогнозируется</w:t>
        </w:r>
        <w:proofErr w:type="gramEnd"/>
        <w:r w:rsidRPr="006941F9">
          <w:rPr>
            <w:rFonts w:ascii="Segoe UI" w:hAnsi="Segoe UI" w:cs="Segoe UI"/>
            <w:color w:val="000000" w:themeColor="text1"/>
            <w:rPrChange w:id="1889" w:author="_" w:date="2025-11-25T12:49:00Z">
              <w:rPr>
                <w:rFonts w:ascii="Segoe UI" w:hAnsi="Segoe UI" w:cs="Segoe UI"/>
                <w:color w:val="F9FAFB"/>
              </w:rPr>
            </w:rPrChange>
          </w:rPr>
          <w:t xml:space="preserve"> на основе роста ЧОД 5-го года.</w:t>
        </w:r>
      </w:ins>
    </w:p>
    <w:p w14:paraId="748A1EA4" w14:textId="77777777" w:rsidR="006941F9" w:rsidRPr="006941F9" w:rsidRDefault="006941F9" w:rsidP="006941F9">
      <w:pPr>
        <w:pStyle w:val="ds-markdown-paragraph"/>
        <w:numPr>
          <w:ilvl w:val="1"/>
          <w:numId w:val="90"/>
        </w:numPr>
        <w:spacing w:after="0" w:afterAutospacing="0" w:line="420" w:lineRule="atLeast"/>
        <w:rPr>
          <w:ins w:id="1890" w:author="_" w:date="2025-11-25T12:48:00Z"/>
          <w:rFonts w:ascii="Segoe UI" w:hAnsi="Segoe UI" w:cs="Segoe UI"/>
          <w:color w:val="000000" w:themeColor="text1"/>
          <w:rPrChange w:id="1891" w:author="_" w:date="2025-11-25T12:49:00Z">
            <w:rPr>
              <w:ins w:id="1892" w:author="_" w:date="2025-11-25T12:48:00Z"/>
              <w:rFonts w:ascii="Segoe UI" w:hAnsi="Segoe UI" w:cs="Segoe UI"/>
              <w:color w:val="F9FAFB"/>
            </w:rPr>
          </w:rPrChange>
        </w:rPr>
      </w:pPr>
      <w:ins w:id="1893" w:author="_" w:date="2025-11-25T12:48:00Z">
        <w:r w:rsidRPr="006941F9">
          <w:rPr>
            <w:rStyle w:val="HTML"/>
            <w:rFonts w:ascii="Consolas" w:hAnsi="Consolas"/>
            <w:color w:val="000000" w:themeColor="text1"/>
            <w:shd w:val="clear" w:color="auto" w:fill="2C2C2E"/>
            <w:rPrChange w:id="1894" w:author="_" w:date="2025-11-25T12:49:00Z">
              <w:rPr>
                <w:rStyle w:val="HTML"/>
                <w:rFonts w:ascii="Consolas" w:hAnsi="Consolas"/>
                <w:color w:val="F9FAFB"/>
                <w:shd w:val="clear" w:color="auto" w:fill="2C2C2E"/>
              </w:rPr>
            </w:rPrChange>
          </w:rPr>
          <w:t>ЧОД Года 6 = ЧОД Года 5 * (1 + g) = 462 155 776 * 1.03 = 476 020 449 руб.</w:t>
        </w:r>
      </w:ins>
    </w:p>
    <w:p w14:paraId="71C65D88" w14:textId="77777777" w:rsidR="006941F9" w:rsidRPr="006941F9" w:rsidRDefault="006941F9" w:rsidP="006941F9">
      <w:pPr>
        <w:pStyle w:val="ds-markdown-paragraph"/>
        <w:numPr>
          <w:ilvl w:val="0"/>
          <w:numId w:val="90"/>
        </w:numPr>
        <w:spacing w:after="0" w:afterAutospacing="0" w:line="420" w:lineRule="atLeast"/>
        <w:rPr>
          <w:ins w:id="1895" w:author="_" w:date="2025-11-25T12:48:00Z"/>
          <w:rFonts w:ascii="Segoe UI" w:hAnsi="Segoe UI" w:cs="Segoe UI"/>
          <w:color w:val="000000" w:themeColor="text1"/>
          <w:rPrChange w:id="1896" w:author="_" w:date="2025-11-25T12:49:00Z">
            <w:rPr>
              <w:ins w:id="1897" w:author="_" w:date="2025-11-25T12:48:00Z"/>
              <w:rFonts w:ascii="Segoe UI" w:hAnsi="Segoe UI" w:cs="Segoe UI"/>
              <w:color w:val="F9FAFB"/>
            </w:rPr>
          </w:rPrChange>
        </w:rPr>
      </w:pPr>
      <w:ins w:id="1898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899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Ставка терминальной капитализации (</w:t>
        </w:r>
        <w:proofErr w:type="spellStart"/>
        <w:r w:rsidRPr="006941F9">
          <w:rPr>
            <w:rStyle w:val="afa"/>
            <w:rFonts w:ascii="Segoe UI" w:hAnsi="Segoe UI" w:cs="Segoe UI"/>
            <w:color w:val="000000" w:themeColor="text1"/>
            <w:rPrChange w:id="1900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Rterm</w:t>
        </w:r>
        <w:proofErr w:type="spellEnd"/>
        <w:r w:rsidRPr="006941F9">
          <w:rPr>
            <w:rStyle w:val="afa"/>
            <w:rFonts w:ascii="Segoe UI" w:hAnsi="Segoe UI" w:cs="Segoe UI"/>
            <w:color w:val="000000" w:themeColor="text1"/>
            <w:rPrChange w:id="1901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)</w:t>
        </w:r>
        <w:proofErr w:type="gramStart"/>
        <w:r w:rsidRPr="006941F9">
          <w:rPr>
            <w:rStyle w:val="afa"/>
            <w:rFonts w:ascii="Segoe UI" w:hAnsi="Segoe UI" w:cs="Segoe UI"/>
            <w:color w:val="000000" w:themeColor="text1"/>
            <w:rPrChange w:id="1902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:</w:t>
        </w:r>
        <w:r w:rsidRPr="006941F9">
          <w:rPr>
            <w:rFonts w:ascii="Segoe UI" w:hAnsi="Segoe UI" w:cs="Segoe UI"/>
            <w:color w:val="000000" w:themeColor="text1"/>
            <w:rPrChange w:id="1903" w:author="_" w:date="2025-11-25T12:49:00Z">
              <w:rPr>
                <w:rFonts w:ascii="Segoe UI" w:hAnsi="Segoe UI" w:cs="Segoe UI"/>
                <w:color w:val="F9FAFB"/>
              </w:rPr>
            </w:rPrChange>
          </w:rPr>
          <w:t> Определяется</w:t>
        </w:r>
        <w:proofErr w:type="gramEnd"/>
        <w:r w:rsidRPr="006941F9">
          <w:rPr>
            <w:rFonts w:ascii="Segoe UI" w:hAnsi="Segoe UI" w:cs="Segoe UI"/>
            <w:color w:val="000000" w:themeColor="text1"/>
            <w:rPrChange w:id="1904" w:author="_" w:date="2025-11-25T12:49:00Z">
              <w:rPr>
                <w:rFonts w:ascii="Segoe UI" w:hAnsi="Segoe UI" w:cs="Segoe UI"/>
                <w:color w:val="F9FAFB"/>
              </w:rPr>
            </w:rPrChange>
          </w:rPr>
          <w:t xml:space="preserve"> на основе рыночных данных. Для современных ТЦ она обычно </w:t>
        </w:r>
        <w:r w:rsidRPr="006941F9">
          <w:rPr>
            <w:rStyle w:val="afa"/>
            <w:rFonts w:ascii="Segoe UI" w:hAnsi="Segoe UI" w:cs="Segoe UI"/>
            <w:color w:val="000000" w:themeColor="text1"/>
            <w:rPrChange w:id="1905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 xml:space="preserve">на 0.5–1.0 </w:t>
        </w:r>
        <w:proofErr w:type="spellStart"/>
        <w:r w:rsidRPr="006941F9">
          <w:rPr>
            <w:rStyle w:val="afa"/>
            <w:rFonts w:ascii="Segoe UI" w:hAnsi="Segoe UI" w:cs="Segoe UI"/>
            <w:color w:val="000000" w:themeColor="text1"/>
            <w:rPrChange w:id="1906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п.п</w:t>
        </w:r>
        <w:proofErr w:type="spellEnd"/>
        <w:r w:rsidRPr="006941F9">
          <w:rPr>
            <w:rStyle w:val="afa"/>
            <w:rFonts w:ascii="Segoe UI" w:hAnsi="Segoe UI" w:cs="Segoe UI"/>
            <w:color w:val="000000" w:themeColor="text1"/>
            <w:rPrChange w:id="1907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. НИЖЕ</w:t>
        </w:r>
        <w:r w:rsidRPr="006941F9">
          <w:rPr>
            <w:rFonts w:ascii="Segoe UI" w:hAnsi="Segoe UI" w:cs="Segoe UI"/>
            <w:color w:val="000000" w:themeColor="text1"/>
            <w:rPrChange w:id="1908" w:author="_" w:date="2025-11-25T12:49:00Z">
              <w:rPr>
                <w:rFonts w:ascii="Segoe UI" w:hAnsi="Segoe UI" w:cs="Segoe UI"/>
                <w:color w:val="F9FAFB"/>
              </w:rPr>
            </w:rPrChange>
          </w:rPr>
          <w:t xml:space="preserve"> текущей ставки. Если текущая R = 10.5%, то </w:t>
        </w:r>
        <w:proofErr w:type="spellStart"/>
        <w:r w:rsidRPr="006941F9">
          <w:rPr>
            <w:rFonts w:ascii="Segoe UI" w:hAnsi="Segoe UI" w:cs="Segoe UI"/>
            <w:color w:val="000000" w:themeColor="text1"/>
            <w:rPrChange w:id="1909" w:author="_" w:date="2025-11-25T12:49:00Z">
              <w:rPr>
                <w:rFonts w:ascii="Segoe UI" w:hAnsi="Segoe UI" w:cs="Segoe UI"/>
                <w:color w:val="F9FAFB"/>
              </w:rPr>
            </w:rPrChange>
          </w:rPr>
          <w:t>Rterm</w:t>
        </w:r>
        <w:proofErr w:type="spellEnd"/>
        <w:r w:rsidRPr="006941F9">
          <w:rPr>
            <w:rFonts w:ascii="Segoe UI" w:hAnsi="Segoe UI" w:cs="Segoe UI"/>
            <w:color w:val="000000" w:themeColor="text1"/>
            <w:rPrChange w:id="1910" w:author="_" w:date="2025-11-25T12:49:00Z">
              <w:rPr>
                <w:rFonts w:ascii="Segoe UI" w:hAnsi="Segoe UI" w:cs="Segoe UI"/>
                <w:color w:val="F9FAFB"/>
              </w:rPr>
            </w:rPrChange>
          </w:rPr>
          <w:t xml:space="preserve"> = </w:t>
        </w:r>
        <w:r w:rsidRPr="006941F9">
          <w:rPr>
            <w:rStyle w:val="afa"/>
            <w:rFonts w:ascii="Segoe UI" w:hAnsi="Segoe UI" w:cs="Segoe UI"/>
            <w:color w:val="000000" w:themeColor="text1"/>
            <w:rPrChange w:id="1911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10.0%</w:t>
        </w:r>
        <w:r w:rsidRPr="006941F9">
          <w:rPr>
            <w:rFonts w:ascii="Segoe UI" w:hAnsi="Segoe UI" w:cs="Segoe UI"/>
            <w:color w:val="000000" w:themeColor="text1"/>
            <w:rPrChange w:id="1912" w:author="_" w:date="2025-11-25T12:49:00Z">
              <w:rPr>
                <w:rFonts w:ascii="Segoe UI" w:hAnsi="Segoe UI" w:cs="Segoe UI"/>
                <w:color w:val="F9FAFB"/>
              </w:rPr>
            </w:rPrChange>
          </w:rPr>
          <w:t>.</w:t>
        </w:r>
      </w:ins>
    </w:p>
    <w:p w14:paraId="61FF103B" w14:textId="77777777" w:rsidR="006941F9" w:rsidRPr="006941F9" w:rsidRDefault="006941F9" w:rsidP="006941F9">
      <w:pPr>
        <w:pStyle w:val="ds-markdown-paragraph"/>
        <w:numPr>
          <w:ilvl w:val="0"/>
          <w:numId w:val="90"/>
        </w:numPr>
        <w:spacing w:after="120" w:afterAutospacing="0" w:line="420" w:lineRule="atLeast"/>
        <w:rPr>
          <w:ins w:id="1913" w:author="_" w:date="2025-11-25T12:48:00Z"/>
          <w:rFonts w:ascii="Segoe UI" w:hAnsi="Segoe UI" w:cs="Segoe UI"/>
          <w:color w:val="000000" w:themeColor="text1"/>
          <w:rPrChange w:id="1914" w:author="_" w:date="2025-11-25T12:49:00Z">
            <w:rPr>
              <w:ins w:id="1915" w:author="_" w:date="2025-11-25T12:48:00Z"/>
              <w:rFonts w:ascii="Segoe UI" w:hAnsi="Segoe UI" w:cs="Segoe UI"/>
              <w:color w:val="F9FAFB"/>
            </w:rPr>
          </w:rPrChange>
        </w:rPr>
      </w:pPr>
      <w:ins w:id="1916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917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Расчет TV:</w:t>
        </w:r>
      </w:ins>
    </w:p>
    <w:p w14:paraId="111EA1F2" w14:textId="77777777" w:rsidR="006941F9" w:rsidRPr="006941F9" w:rsidRDefault="006941F9" w:rsidP="006941F9">
      <w:pPr>
        <w:pStyle w:val="ds-markdown-paragraph"/>
        <w:numPr>
          <w:ilvl w:val="1"/>
          <w:numId w:val="90"/>
        </w:numPr>
        <w:spacing w:after="0" w:afterAutospacing="0" w:line="420" w:lineRule="atLeast"/>
        <w:rPr>
          <w:ins w:id="1918" w:author="_" w:date="2025-11-25T12:48:00Z"/>
          <w:rFonts w:ascii="Segoe UI" w:hAnsi="Segoe UI" w:cs="Segoe UI"/>
          <w:color w:val="000000" w:themeColor="text1"/>
          <w:rPrChange w:id="1919" w:author="_" w:date="2025-11-25T12:49:00Z">
            <w:rPr>
              <w:ins w:id="1920" w:author="_" w:date="2025-11-25T12:48:00Z"/>
              <w:rFonts w:ascii="Segoe UI" w:hAnsi="Segoe UI" w:cs="Segoe UI"/>
              <w:color w:val="F9FAFB"/>
            </w:rPr>
          </w:rPrChange>
        </w:rPr>
      </w:pPr>
      <w:ins w:id="1921" w:author="_" w:date="2025-11-25T12:48:00Z">
        <w:r w:rsidRPr="006941F9">
          <w:rPr>
            <w:rStyle w:val="HTML"/>
            <w:rFonts w:ascii="Consolas" w:hAnsi="Consolas"/>
            <w:color w:val="000000" w:themeColor="text1"/>
            <w:shd w:val="clear" w:color="auto" w:fill="2C2C2E"/>
            <w:rPrChange w:id="1922" w:author="_" w:date="2025-11-25T12:49:00Z">
              <w:rPr>
                <w:rStyle w:val="HTML"/>
                <w:rFonts w:ascii="Consolas" w:hAnsi="Consolas"/>
                <w:color w:val="F9FAFB"/>
                <w:shd w:val="clear" w:color="auto" w:fill="2C2C2E"/>
              </w:rPr>
            </w:rPrChange>
          </w:rPr>
          <w:t>TV = 476 020 449 / 0.10 = 4 760 204 490 руб.</w:t>
        </w:r>
      </w:ins>
    </w:p>
    <w:p w14:paraId="5F3773B7" w14:textId="77777777" w:rsidR="006941F9" w:rsidRPr="006941F9" w:rsidRDefault="006941F9" w:rsidP="006941F9">
      <w:pPr>
        <w:pStyle w:val="ds-markdown-paragraph"/>
        <w:spacing w:before="240" w:beforeAutospacing="0" w:after="240" w:afterAutospacing="0" w:line="420" w:lineRule="atLeast"/>
        <w:rPr>
          <w:ins w:id="1923" w:author="_" w:date="2025-11-25T12:48:00Z"/>
          <w:rFonts w:ascii="Segoe UI" w:hAnsi="Segoe UI" w:cs="Segoe UI"/>
          <w:color w:val="000000" w:themeColor="text1"/>
          <w:rPrChange w:id="1924" w:author="_" w:date="2025-11-25T12:49:00Z">
            <w:rPr>
              <w:ins w:id="1925" w:author="_" w:date="2025-11-25T12:48:00Z"/>
              <w:rFonts w:ascii="Segoe UI" w:hAnsi="Segoe UI" w:cs="Segoe UI"/>
              <w:color w:val="F9FAFB"/>
            </w:rPr>
          </w:rPrChange>
        </w:rPr>
      </w:pPr>
      <w:ins w:id="1926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927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Шаг 5: Определение ставки дисконтирования (r).</w:t>
        </w:r>
      </w:ins>
    </w:p>
    <w:p w14:paraId="6D5F1329" w14:textId="77777777" w:rsidR="006941F9" w:rsidRPr="006941F9" w:rsidRDefault="006941F9" w:rsidP="006941F9">
      <w:pPr>
        <w:pStyle w:val="ds-markdown-paragraph"/>
        <w:numPr>
          <w:ilvl w:val="0"/>
          <w:numId w:val="91"/>
        </w:numPr>
        <w:spacing w:after="0" w:afterAutospacing="0" w:line="420" w:lineRule="atLeast"/>
        <w:rPr>
          <w:ins w:id="1928" w:author="_" w:date="2025-11-25T12:48:00Z"/>
          <w:rFonts w:ascii="Segoe UI" w:hAnsi="Segoe UI" w:cs="Segoe UI"/>
          <w:color w:val="000000" w:themeColor="text1"/>
          <w:rPrChange w:id="1929" w:author="_" w:date="2025-11-25T12:49:00Z">
            <w:rPr>
              <w:ins w:id="1930" w:author="_" w:date="2025-11-25T12:48:00Z"/>
              <w:rFonts w:ascii="Segoe UI" w:hAnsi="Segoe UI" w:cs="Segoe UI"/>
              <w:color w:val="F9FAFB"/>
            </w:rPr>
          </w:rPrChange>
        </w:rPr>
      </w:pPr>
      <w:ins w:id="1931" w:author="_" w:date="2025-11-25T12:48:00Z">
        <w:r w:rsidRPr="006941F9">
          <w:rPr>
            <w:rFonts w:ascii="Segoe UI" w:hAnsi="Segoe UI" w:cs="Segoe UI"/>
            <w:color w:val="000000" w:themeColor="text1"/>
            <w:rPrChange w:id="1932" w:author="_" w:date="2025-11-25T12:49:00Z">
              <w:rPr>
                <w:rFonts w:ascii="Segoe UI" w:hAnsi="Segoe UI" w:cs="Segoe UI"/>
                <w:color w:val="F9FAFB"/>
              </w:rPr>
            </w:rPrChange>
          </w:rPr>
          <w:t>Это норма доходности, требуемая инвестором с учетом рисков.</w:t>
        </w:r>
      </w:ins>
    </w:p>
    <w:p w14:paraId="736F0A5F" w14:textId="77777777" w:rsidR="006941F9" w:rsidRPr="006941F9" w:rsidRDefault="006941F9" w:rsidP="006941F9">
      <w:pPr>
        <w:pStyle w:val="ds-markdown-paragraph"/>
        <w:numPr>
          <w:ilvl w:val="0"/>
          <w:numId w:val="91"/>
        </w:numPr>
        <w:spacing w:after="120" w:afterAutospacing="0" w:line="420" w:lineRule="atLeast"/>
        <w:rPr>
          <w:ins w:id="1933" w:author="_" w:date="2025-11-25T12:48:00Z"/>
          <w:rFonts w:ascii="Segoe UI" w:hAnsi="Segoe UI" w:cs="Segoe UI"/>
          <w:color w:val="000000" w:themeColor="text1"/>
          <w:rPrChange w:id="1934" w:author="_" w:date="2025-11-25T12:49:00Z">
            <w:rPr>
              <w:ins w:id="1935" w:author="_" w:date="2025-11-25T12:48:00Z"/>
              <w:rFonts w:ascii="Segoe UI" w:hAnsi="Segoe UI" w:cs="Segoe UI"/>
              <w:color w:val="F9FAFB"/>
            </w:rPr>
          </w:rPrChange>
        </w:rPr>
      </w:pPr>
      <w:ins w:id="1936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937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Наиболее точный метод – кумулятивное построение:</w:t>
        </w:r>
      </w:ins>
    </w:p>
    <w:p w14:paraId="05EDCFBB" w14:textId="77777777" w:rsidR="006941F9" w:rsidRPr="006941F9" w:rsidRDefault="006941F9" w:rsidP="006941F9">
      <w:pPr>
        <w:pStyle w:val="ds-markdown-paragraph"/>
        <w:numPr>
          <w:ilvl w:val="1"/>
          <w:numId w:val="91"/>
        </w:numPr>
        <w:spacing w:after="0" w:afterAutospacing="0" w:line="420" w:lineRule="atLeast"/>
        <w:rPr>
          <w:ins w:id="1938" w:author="_" w:date="2025-11-25T12:48:00Z"/>
          <w:rFonts w:ascii="Segoe UI" w:hAnsi="Segoe UI" w:cs="Segoe UI"/>
          <w:color w:val="000000" w:themeColor="text1"/>
          <w:rPrChange w:id="1939" w:author="_" w:date="2025-11-25T12:49:00Z">
            <w:rPr>
              <w:ins w:id="1940" w:author="_" w:date="2025-11-25T12:48:00Z"/>
              <w:rFonts w:ascii="Segoe UI" w:hAnsi="Segoe UI" w:cs="Segoe UI"/>
              <w:color w:val="F9FAFB"/>
            </w:rPr>
          </w:rPrChange>
        </w:rPr>
      </w:pPr>
      <w:ins w:id="1941" w:author="_" w:date="2025-11-25T12:48:00Z">
        <w:r w:rsidRPr="006941F9">
          <w:rPr>
            <w:rStyle w:val="HTML"/>
            <w:rFonts w:ascii="Consolas" w:hAnsi="Consolas"/>
            <w:color w:val="000000" w:themeColor="text1"/>
            <w:shd w:val="clear" w:color="auto" w:fill="2C2C2E"/>
            <w:rPrChange w:id="1942" w:author="_" w:date="2025-11-25T12:49:00Z">
              <w:rPr>
                <w:rStyle w:val="HTML"/>
                <w:rFonts w:ascii="Consolas" w:hAnsi="Consolas"/>
                <w:color w:val="F9FAFB"/>
                <w:shd w:val="clear" w:color="auto" w:fill="2C2C2E"/>
              </w:rPr>
            </w:rPrChange>
          </w:rPr>
          <w:t>r = Безрисковая ставка + Премия за риск недвижимости + Премия за риск низкой ликвидности + Премия за риск управления</w:t>
        </w:r>
      </w:ins>
    </w:p>
    <w:p w14:paraId="0F46FE19" w14:textId="77777777" w:rsidR="006941F9" w:rsidRPr="006941F9" w:rsidRDefault="006941F9" w:rsidP="006941F9">
      <w:pPr>
        <w:pStyle w:val="ds-markdown-paragraph"/>
        <w:numPr>
          <w:ilvl w:val="1"/>
          <w:numId w:val="91"/>
        </w:numPr>
        <w:spacing w:after="0" w:afterAutospacing="0" w:line="420" w:lineRule="atLeast"/>
        <w:rPr>
          <w:ins w:id="1943" w:author="_" w:date="2025-11-25T12:48:00Z"/>
          <w:rFonts w:ascii="Segoe UI" w:hAnsi="Segoe UI" w:cs="Segoe UI"/>
          <w:color w:val="000000" w:themeColor="text1"/>
          <w:rPrChange w:id="1944" w:author="_" w:date="2025-11-25T12:49:00Z">
            <w:rPr>
              <w:ins w:id="1945" w:author="_" w:date="2025-11-25T12:48:00Z"/>
              <w:rFonts w:ascii="Segoe UI" w:hAnsi="Segoe UI" w:cs="Segoe UI"/>
              <w:color w:val="F9FAFB"/>
            </w:rPr>
          </w:rPrChange>
        </w:rPr>
      </w:pPr>
      <w:ins w:id="1946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947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Безрисковая ставка:</w:t>
        </w:r>
        <w:r w:rsidRPr="006941F9">
          <w:rPr>
            <w:rFonts w:ascii="Segoe UI" w:hAnsi="Segoe UI" w:cs="Segoe UI"/>
            <w:color w:val="000000" w:themeColor="text1"/>
            <w:rPrChange w:id="1948" w:author="_" w:date="2025-11-25T12:49:00Z">
              <w:rPr>
                <w:rFonts w:ascii="Segoe UI" w:hAnsi="Segoe UI" w:cs="Segoe UI"/>
                <w:color w:val="F9FAFB"/>
              </w:rPr>
            </w:rPrChange>
          </w:rPr>
          <w:t> Доходность ОФЗ со сроком погашения, сопоставимым с прогнозным периодом (например, 8%).</w:t>
        </w:r>
      </w:ins>
    </w:p>
    <w:p w14:paraId="318EAB4C" w14:textId="77777777" w:rsidR="006941F9" w:rsidRPr="006941F9" w:rsidRDefault="006941F9" w:rsidP="006941F9">
      <w:pPr>
        <w:pStyle w:val="ds-markdown-paragraph"/>
        <w:numPr>
          <w:ilvl w:val="1"/>
          <w:numId w:val="91"/>
        </w:numPr>
        <w:spacing w:after="0" w:afterAutospacing="0" w:line="420" w:lineRule="atLeast"/>
        <w:rPr>
          <w:ins w:id="1949" w:author="_" w:date="2025-11-25T12:48:00Z"/>
          <w:rFonts w:ascii="Segoe UI" w:hAnsi="Segoe UI" w:cs="Segoe UI"/>
          <w:color w:val="000000" w:themeColor="text1"/>
          <w:rPrChange w:id="1950" w:author="_" w:date="2025-11-25T12:49:00Z">
            <w:rPr>
              <w:ins w:id="1951" w:author="_" w:date="2025-11-25T12:48:00Z"/>
              <w:rFonts w:ascii="Segoe UI" w:hAnsi="Segoe UI" w:cs="Segoe UI"/>
              <w:color w:val="F9FAFB"/>
            </w:rPr>
          </w:rPrChange>
        </w:rPr>
      </w:pPr>
      <w:ins w:id="1952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953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Премии за риски</w:t>
        </w:r>
        <w:proofErr w:type="gramStart"/>
        <w:r w:rsidRPr="006941F9">
          <w:rPr>
            <w:rStyle w:val="afa"/>
            <w:rFonts w:ascii="Segoe UI" w:hAnsi="Segoe UI" w:cs="Segoe UI"/>
            <w:color w:val="000000" w:themeColor="text1"/>
            <w:rPrChange w:id="1954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:</w:t>
        </w:r>
        <w:r w:rsidRPr="006941F9">
          <w:rPr>
            <w:rFonts w:ascii="Segoe UI" w:hAnsi="Segoe UI" w:cs="Segoe UI"/>
            <w:color w:val="000000" w:themeColor="text1"/>
            <w:rPrChange w:id="1955" w:author="_" w:date="2025-11-25T12:49:00Z">
              <w:rPr>
                <w:rFonts w:ascii="Segoe UI" w:hAnsi="Segoe UI" w:cs="Segoe UI"/>
                <w:color w:val="F9FAFB"/>
              </w:rPr>
            </w:rPrChange>
          </w:rPr>
          <w:t> Для</w:t>
        </w:r>
        <w:proofErr w:type="gramEnd"/>
        <w:r w:rsidRPr="006941F9">
          <w:rPr>
            <w:rFonts w:ascii="Segoe UI" w:hAnsi="Segoe UI" w:cs="Segoe UI"/>
            <w:color w:val="000000" w:themeColor="text1"/>
            <w:rPrChange w:id="1956" w:author="_" w:date="2025-11-25T12:49:00Z">
              <w:rPr>
                <w:rFonts w:ascii="Segoe UI" w:hAnsi="Segoe UI" w:cs="Segoe UI"/>
                <w:color w:val="F9FAFB"/>
              </w:rPr>
            </w:rPrChange>
          </w:rPr>
          <w:t xml:space="preserve"> регионального ТЦ суммарно могут составлять 4-6%.</w:t>
        </w:r>
      </w:ins>
    </w:p>
    <w:p w14:paraId="494E4E83" w14:textId="77777777" w:rsidR="006941F9" w:rsidRPr="006941F9" w:rsidRDefault="006941F9" w:rsidP="006941F9">
      <w:pPr>
        <w:pStyle w:val="ds-markdown-paragraph"/>
        <w:numPr>
          <w:ilvl w:val="1"/>
          <w:numId w:val="91"/>
        </w:numPr>
        <w:spacing w:after="0" w:afterAutospacing="0" w:line="420" w:lineRule="atLeast"/>
        <w:rPr>
          <w:ins w:id="1957" w:author="_" w:date="2025-11-25T12:48:00Z"/>
          <w:rFonts w:ascii="Segoe UI" w:hAnsi="Segoe UI" w:cs="Segoe UI"/>
          <w:color w:val="000000" w:themeColor="text1"/>
          <w:rPrChange w:id="1958" w:author="_" w:date="2025-11-25T12:49:00Z">
            <w:rPr>
              <w:ins w:id="1959" w:author="_" w:date="2025-11-25T12:48:00Z"/>
              <w:rFonts w:ascii="Segoe UI" w:hAnsi="Segoe UI" w:cs="Segoe UI"/>
              <w:color w:val="F9FAFB"/>
            </w:rPr>
          </w:rPrChange>
        </w:rPr>
      </w:pPr>
      <w:ins w:id="1960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961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Пример:</w:t>
        </w:r>
        <w:r w:rsidRPr="006941F9">
          <w:rPr>
            <w:rFonts w:ascii="Segoe UI" w:hAnsi="Segoe UI" w:cs="Segoe UI"/>
            <w:color w:val="000000" w:themeColor="text1"/>
            <w:rPrChange w:id="1962" w:author="_" w:date="2025-11-25T12:49:00Z">
              <w:rPr>
                <w:rFonts w:ascii="Segoe UI" w:hAnsi="Segoe UI" w:cs="Segoe UI"/>
                <w:color w:val="F9FAFB"/>
              </w:rPr>
            </w:rPrChange>
          </w:rPr>
          <w:t> r = 8.0% + 3.0% + 1.5% + 1.0% = </w:t>
        </w:r>
        <w:r w:rsidRPr="006941F9">
          <w:rPr>
            <w:rStyle w:val="afa"/>
            <w:rFonts w:ascii="Segoe UI" w:hAnsi="Segoe UI" w:cs="Segoe UI"/>
            <w:color w:val="000000" w:themeColor="text1"/>
            <w:rPrChange w:id="1963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13.5%</w:t>
        </w:r>
        <w:r w:rsidRPr="006941F9">
          <w:rPr>
            <w:rFonts w:ascii="Segoe UI" w:hAnsi="Segoe UI" w:cs="Segoe UI"/>
            <w:color w:val="000000" w:themeColor="text1"/>
            <w:rPrChange w:id="1964" w:author="_" w:date="2025-11-25T12:49:00Z">
              <w:rPr>
                <w:rFonts w:ascii="Segoe UI" w:hAnsi="Segoe UI" w:cs="Segoe UI"/>
                <w:color w:val="F9FAFB"/>
              </w:rPr>
            </w:rPrChange>
          </w:rPr>
          <w:t>.</w:t>
        </w:r>
      </w:ins>
    </w:p>
    <w:p w14:paraId="5C26D181" w14:textId="77777777" w:rsidR="006941F9" w:rsidRPr="006941F9" w:rsidRDefault="006941F9" w:rsidP="006941F9">
      <w:pPr>
        <w:pStyle w:val="ds-markdown-paragraph"/>
        <w:numPr>
          <w:ilvl w:val="0"/>
          <w:numId w:val="91"/>
        </w:numPr>
        <w:spacing w:after="0" w:afterAutospacing="0" w:line="420" w:lineRule="atLeast"/>
        <w:rPr>
          <w:ins w:id="1965" w:author="_" w:date="2025-11-25T12:48:00Z"/>
          <w:rFonts w:ascii="Segoe UI" w:hAnsi="Segoe UI" w:cs="Segoe UI"/>
          <w:color w:val="000000" w:themeColor="text1"/>
          <w:rPrChange w:id="1966" w:author="_" w:date="2025-11-25T12:49:00Z">
            <w:rPr>
              <w:ins w:id="1967" w:author="_" w:date="2025-11-25T12:48:00Z"/>
              <w:rFonts w:ascii="Segoe UI" w:hAnsi="Segoe UI" w:cs="Segoe UI"/>
              <w:color w:val="F9FAFB"/>
            </w:rPr>
          </w:rPrChange>
        </w:rPr>
      </w:pPr>
      <w:ins w:id="1968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969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lastRenderedPageBreak/>
          <w:t>Упрощенная проверка:</w:t>
        </w:r>
        <w:r w:rsidRPr="006941F9">
          <w:rPr>
            <w:rFonts w:ascii="Segoe UI" w:hAnsi="Segoe UI" w:cs="Segoe UI"/>
            <w:color w:val="000000" w:themeColor="text1"/>
            <w:rPrChange w:id="1970" w:author="_" w:date="2025-11-25T12:49:00Z">
              <w:rPr>
                <w:rFonts w:ascii="Segoe UI" w:hAnsi="Segoe UI" w:cs="Segoe UI"/>
                <w:color w:val="F9FAFB"/>
              </w:rPr>
            </w:rPrChange>
          </w:rPr>
          <w:t xml:space="preserve"> Ставка дисконтирования должна быть </w:t>
        </w:r>
        <w:proofErr w:type="spellStart"/>
        <w:r w:rsidRPr="006941F9">
          <w:rPr>
            <w:rFonts w:ascii="Segoe UI" w:hAnsi="Segoe UI" w:cs="Segoe UI"/>
            <w:color w:val="000000" w:themeColor="text1"/>
            <w:rPrChange w:id="1971" w:author="_" w:date="2025-11-25T12:49:00Z">
              <w:rPr>
                <w:rFonts w:ascii="Segoe UI" w:hAnsi="Segoe UI" w:cs="Segoe UI"/>
                <w:color w:val="F9FAFB"/>
              </w:rPr>
            </w:rPrChange>
          </w:rPr>
          <w:t>roughly</w:t>
        </w:r>
        <w:proofErr w:type="spellEnd"/>
        <w:r w:rsidRPr="006941F9">
          <w:rPr>
            <w:rFonts w:ascii="Segoe UI" w:hAnsi="Segoe UI" w:cs="Segoe UI"/>
            <w:color w:val="000000" w:themeColor="text1"/>
            <w:rPrChange w:id="1972" w:author="_" w:date="2025-11-25T12:49:00Z">
              <w:rPr>
                <w:rFonts w:ascii="Segoe UI" w:hAnsi="Segoe UI" w:cs="Segoe UI"/>
                <w:color w:val="F9FAFB"/>
              </w:rPr>
            </w:rPrChange>
          </w:rPr>
          <w:t xml:space="preserve"> равна: </w:t>
        </w:r>
        <w:r w:rsidRPr="006941F9">
          <w:rPr>
            <w:rStyle w:val="HTML"/>
            <w:rFonts w:ascii="Consolas" w:hAnsi="Consolas"/>
            <w:color w:val="000000" w:themeColor="text1"/>
            <w:shd w:val="clear" w:color="auto" w:fill="2C2C2E"/>
            <w:rPrChange w:id="1973" w:author="_" w:date="2025-11-25T12:49:00Z">
              <w:rPr>
                <w:rStyle w:val="HTML"/>
                <w:rFonts w:ascii="Consolas" w:hAnsi="Consolas"/>
                <w:color w:val="F9FAFB"/>
                <w:shd w:val="clear" w:color="auto" w:fill="2C2C2E"/>
              </w:rPr>
            </w:rPrChange>
          </w:rPr>
          <w:t>Ставка капитализации (R) + Темп роста (g)</w:t>
        </w:r>
        <w:r w:rsidRPr="006941F9">
          <w:rPr>
            <w:rFonts w:ascii="Segoe UI" w:hAnsi="Segoe UI" w:cs="Segoe UI"/>
            <w:color w:val="000000" w:themeColor="text1"/>
            <w:rPrChange w:id="1974" w:author="_" w:date="2025-11-25T12:49:00Z">
              <w:rPr>
                <w:rFonts w:ascii="Segoe UI" w:hAnsi="Segoe UI" w:cs="Segoe UI"/>
                <w:color w:val="F9FAFB"/>
              </w:rPr>
            </w:rPrChange>
          </w:rPr>
          <w:t>. В нашем примере: 10.5% + 3% = 13.5%.</w:t>
        </w:r>
      </w:ins>
    </w:p>
    <w:p w14:paraId="58401A81" w14:textId="77777777" w:rsidR="006941F9" w:rsidRPr="006941F9" w:rsidRDefault="006941F9" w:rsidP="006941F9">
      <w:pPr>
        <w:pStyle w:val="ds-markdown-paragraph"/>
        <w:spacing w:before="240" w:beforeAutospacing="0" w:after="240" w:afterAutospacing="0" w:line="420" w:lineRule="atLeast"/>
        <w:rPr>
          <w:ins w:id="1975" w:author="_" w:date="2025-11-25T12:48:00Z"/>
          <w:rFonts w:ascii="Segoe UI" w:hAnsi="Segoe UI" w:cs="Segoe UI"/>
          <w:color w:val="000000" w:themeColor="text1"/>
          <w:rPrChange w:id="1976" w:author="_" w:date="2025-11-25T12:49:00Z">
            <w:rPr>
              <w:ins w:id="1977" w:author="_" w:date="2025-11-25T12:48:00Z"/>
              <w:rFonts w:ascii="Segoe UI" w:hAnsi="Segoe UI" w:cs="Segoe UI"/>
              <w:color w:val="F9FAFB"/>
            </w:rPr>
          </w:rPrChange>
        </w:rPr>
      </w:pPr>
      <w:ins w:id="1978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1979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Шаг 6: Дисконтирование денежных потоков.</w:t>
        </w:r>
      </w:ins>
    </w:p>
    <w:p w14:paraId="2E459C22" w14:textId="77777777" w:rsidR="006941F9" w:rsidRPr="006941F9" w:rsidRDefault="006941F9" w:rsidP="006941F9">
      <w:pPr>
        <w:pStyle w:val="ds-markdown-paragraph"/>
        <w:numPr>
          <w:ilvl w:val="0"/>
          <w:numId w:val="92"/>
        </w:numPr>
        <w:spacing w:after="0" w:afterAutospacing="0" w:line="420" w:lineRule="atLeast"/>
        <w:rPr>
          <w:ins w:id="1980" w:author="_" w:date="2025-11-25T12:48:00Z"/>
          <w:rFonts w:ascii="Segoe UI" w:hAnsi="Segoe UI" w:cs="Segoe UI"/>
          <w:color w:val="000000" w:themeColor="text1"/>
          <w:rPrChange w:id="1981" w:author="_" w:date="2025-11-25T12:49:00Z">
            <w:rPr>
              <w:ins w:id="1982" w:author="_" w:date="2025-11-25T12:48:00Z"/>
              <w:rFonts w:ascii="Segoe UI" w:hAnsi="Segoe UI" w:cs="Segoe UI"/>
              <w:color w:val="F9FAFB"/>
            </w:rPr>
          </w:rPrChange>
        </w:rPr>
      </w:pPr>
      <w:ins w:id="1983" w:author="_" w:date="2025-11-25T12:48:00Z">
        <w:r w:rsidRPr="006941F9">
          <w:rPr>
            <w:rFonts w:ascii="Segoe UI" w:hAnsi="Segoe UI" w:cs="Segoe UI"/>
            <w:color w:val="000000" w:themeColor="text1"/>
            <w:rPrChange w:id="1984" w:author="_" w:date="2025-11-25T12:49:00Z">
              <w:rPr>
                <w:rFonts w:ascii="Segoe UI" w:hAnsi="Segoe UI" w:cs="Segoe UI"/>
                <w:color w:val="F9FAFB"/>
              </w:rPr>
            </w:rPrChange>
          </w:rPr>
          <w:t>Приведенная стоимость (PV) будущих денег рассчитывается по формуле: </w:t>
        </w:r>
        <w:r w:rsidRPr="006941F9">
          <w:rPr>
            <w:rStyle w:val="HTML"/>
            <w:rFonts w:ascii="Consolas" w:hAnsi="Consolas"/>
            <w:color w:val="000000" w:themeColor="text1"/>
            <w:shd w:val="clear" w:color="auto" w:fill="2C2C2E"/>
            <w:rPrChange w:id="1985" w:author="_" w:date="2025-11-25T12:49:00Z">
              <w:rPr>
                <w:rStyle w:val="HTML"/>
                <w:rFonts w:ascii="Consolas" w:hAnsi="Consolas"/>
                <w:color w:val="F9FAFB"/>
                <w:shd w:val="clear" w:color="auto" w:fill="2C2C2E"/>
              </w:rPr>
            </w:rPrChange>
          </w:rPr>
          <w:t xml:space="preserve">PV = CF / (1 + </w:t>
        </w:r>
        <w:proofErr w:type="gramStart"/>
        <w:r w:rsidRPr="006941F9">
          <w:rPr>
            <w:rStyle w:val="HTML"/>
            <w:rFonts w:ascii="Consolas" w:hAnsi="Consolas"/>
            <w:color w:val="000000" w:themeColor="text1"/>
            <w:shd w:val="clear" w:color="auto" w:fill="2C2C2E"/>
            <w:rPrChange w:id="1986" w:author="_" w:date="2025-11-25T12:49:00Z">
              <w:rPr>
                <w:rStyle w:val="HTML"/>
                <w:rFonts w:ascii="Consolas" w:hAnsi="Consolas"/>
                <w:color w:val="F9FAFB"/>
                <w:shd w:val="clear" w:color="auto" w:fill="2C2C2E"/>
              </w:rPr>
            </w:rPrChange>
          </w:rPr>
          <w:t>r)^</w:t>
        </w:r>
        <w:proofErr w:type="gramEnd"/>
        <w:r w:rsidRPr="006941F9">
          <w:rPr>
            <w:rStyle w:val="HTML"/>
            <w:rFonts w:ascii="Consolas" w:hAnsi="Consolas"/>
            <w:color w:val="000000" w:themeColor="text1"/>
            <w:shd w:val="clear" w:color="auto" w:fill="2C2C2E"/>
            <w:rPrChange w:id="1987" w:author="_" w:date="2025-11-25T12:49:00Z">
              <w:rPr>
                <w:rStyle w:val="HTML"/>
                <w:rFonts w:ascii="Consolas" w:hAnsi="Consolas"/>
                <w:color w:val="F9FAFB"/>
                <w:shd w:val="clear" w:color="auto" w:fill="2C2C2E"/>
              </w:rPr>
            </w:rPrChange>
          </w:rPr>
          <w:t>n</w:t>
        </w:r>
      </w:ins>
    </w:p>
    <w:p w14:paraId="3F8392F4" w14:textId="77777777" w:rsidR="006941F9" w:rsidRPr="006941F9" w:rsidRDefault="006941F9" w:rsidP="006941F9">
      <w:pPr>
        <w:pStyle w:val="ds-markdown-paragraph"/>
        <w:numPr>
          <w:ilvl w:val="0"/>
          <w:numId w:val="92"/>
        </w:numPr>
        <w:spacing w:after="0" w:afterAutospacing="0" w:line="420" w:lineRule="atLeast"/>
        <w:rPr>
          <w:ins w:id="1988" w:author="_" w:date="2025-11-25T12:48:00Z"/>
          <w:rFonts w:ascii="Segoe UI" w:hAnsi="Segoe UI" w:cs="Segoe UI"/>
          <w:color w:val="000000" w:themeColor="text1"/>
          <w:rPrChange w:id="1989" w:author="_" w:date="2025-11-25T12:49:00Z">
            <w:rPr>
              <w:ins w:id="1990" w:author="_" w:date="2025-11-25T12:48:00Z"/>
              <w:rFonts w:ascii="Segoe UI" w:hAnsi="Segoe UI" w:cs="Segoe UI"/>
              <w:color w:val="F9FAFB"/>
            </w:rPr>
          </w:rPrChange>
        </w:rPr>
      </w:pPr>
      <w:ins w:id="1991" w:author="_" w:date="2025-11-25T12:48:00Z">
        <w:r w:rsidRPr="006941F9">
          <w:rPr>
            <w:rFonts w:ascii="Segoe UI" w:hAnsi="Segoe UI" w:cs="Segoe UI"/>
            <w:color w:val="000000" w:themeColor="text1"/>
            <w:rPrChange w:id="1992" w:author="_" w:date="2025-11-25T12:49:00Z">
              <w:rPr>
                <w:rFonts w:ascii="Segoe UI" w:hAnsi="Segoe UI" w:cs="Segoe UI"/>
                <w:color w:val="F9FAFB"/>
              </w:rPr>
            </w:rPrChange>
          </w:rPr>
          <w:t>Где CF – денежный поток, r – ставка дисконтирования, n – номер периода.</w:t>
        </w:r>
      </w:ins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2001"/>
        <w:gridCol w:w="2696"/>
        <w:gridCol w:w="2400"/>
      </w:tblGrid>
      <w:tr w:rsidR="006941F9" w:rsidRPr="006941F9" w14:paraId="5CC43066" w14:textId="77777777" w:rsidTr="006941F9">
        <w:trPr>
          <w:tblHeader/>
          <w:ins w:id="1993" w:author="_" w:date="2025-11-25T12:48:00Z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962DF" w14:textId="77777777" w:rsidR="006941F9" w:rsidRPr="006941F9" w:rsidRDefault="006941F9">
            <w:pPr>
              <w:spacing w:line="375" w:lineRule="atLeast"/>
              <w:rPr>
                <w:ins w:id="1994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1995" w:author="_" w:date="2025-11-25T12:49:00Z">
                  <w:rPr>
                    <w:ins w:id="1996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1997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1998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Период</w:t>
              </w:r>
            </w:ins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2E2BF" w14:textId="77777777" w:rsidR="006941F9" w:rsidRPr="006941F9" w:rsidRDefault="006941F9">
            <w:pPr>
              <w:spacing w:line="375" w:lineRule="atLeast"/>
              <w:rPr>
                <w:ins w:id="1999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000" w:author="_" w:date="2025-11-25T12:49:00Z">
                  <w:rPr>
                    <w:ins w:id="2001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002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003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Денежный поток (CF), руб.</w:t>
              </w:r>
            </w:ins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19C25" w14:textId="77777777" w:rsidR="006941F9" w:rsidRPr="006941F9" w:rsidRDefault="006941F9">
            <w:pPr>
              <w:spacing w:line="375" w:lineRule="atLeast"/>
              <w:rPr>
                <w:ins w:id="2004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005" w:author="_" w:date="2025-11-25T12:49:00Z">
                  <w:rPr>
                    <w:ins w:id="2006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007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008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Коэффициент дисконтирования</w:t>
              </w:r>
            </w:ins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FFA5B" w14:textId="77777777" w:rsidR="006941F9" w:rsidRPr="006941F9" w:rsidRDefault="006941F9">
            <w:pPr>
              <w:spacing w:line="375" w:lineRule="atLeast"/>
              <w:rPr>
                <w:ins w:id="2009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010" w:author="_" w:date="2025-11-25T12:49:00Z">
                  <w:rPr>
                    <w:ins w:id="2011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012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013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Приведенная стоимость (PV), руб.</w:t>
              </w:r>
            </w:ins>
          </w:p>
        </w:tc>
      </w:tr>
      <w:tr w:rsidR="006941F9" w:rsidRPr="006941F9" w14:paraId="31565CCC" w14:textId="77777777" w:rsidTr="006941F9">
        <w:trPr>
          <w:ins w:id="2014" w:author="_" w:date="2025-11-25T12:48:00Z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1B3DC" w14:textId="77777777" w:rsidR="006941F9" w:rsidRPr="006941F9" w:rsidRDefault="006941F9">
            <w:pPr>
              <w:spacing w:line="375" w:lineRule="atLeast"/>
              <w:rPr>
                <w:ins w:id="2015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016" w:author="_" w:date="2025-11-25T12:49:00Z">
                  <w:rPr>
                    <w:ins w:id="2017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018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019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Год 1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DF3F6" w14:textId="77777777" w:rsidR="006941F9" w:rsidRPr="006941F9" w:rsidRDefault="006941F9">
            <w:pPr>
              <w:spacing w:line="375" w:lineRule="atLeast"/>
              <w:rPr>
                <w:ins w:id="2020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021" w:author="_" w:date="2025-11-25T12:49:00Z">
                  <w:rPr>
                    <w:ins w:id="2022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023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024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410 619 421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4F3B8" w14:textId="77777777" w:rsidR="006941F9" w:rsidRPr="006941F9" w:rsidRDefault="006941F9">
            <w:pPr>
              <w:spacing w:line="375" w:lineRule="atLeast"/>
              <w:rPr>
                <w:ins w:id="2025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026" w:author="_" w:date="2025-11-25T12:49:00Z">
                  <w:rPr>
                    <w:ins w:id="2027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028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029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1 / (1+0.</w:t>
              </w:r>
              <w:proofErr w:type="gramStart"/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030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135)^</w:t>
              </w:r>
              <w:proofErr w:type="gramEnd"/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031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1 = 0.881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69B08" w14:textId="77777777" w:rsidR="006941F9" w:rsidRPr="006941F9" w:rsidRDefault="006941F9">
            <w:pPr>
              <w:spacing w:line="375" w:lineRule="atLeast"/>
              <w:rPr>
                <w:ins w:id="2032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033" w:author="_" w:date="2025-11-25T12:49:00Z">
                  <w:rPr>
                    <w:ins w:id="2034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035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036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361 716 415</w:t>
              </w:r>
            </w:ins>
          </w:p>
        </w:tc>
      </w:tr>
      <w:tr w:rsidR="006941F9" w:rsidRPr="006941F9" w14:paraId="4618D185" w14:textId="77777777" w:rsidTr="006941F9">
        <w:trPr>
          <w:ins w:id="2037" w:author="_" w:date="2025-11-25T12:48:00Z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2BE3F" w14:textId="77777777" w:rsidR="006941F9" w:rsidRPr="006941F9" w:rsidRDefault="006941F9">
            <w:pPr>
              <w:spacing w:line="375" w:lineRule="atLeast"/>
              <w:rPr>
                <w:ins w:id="2038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039" w:author="_" w:date="2025-11-25T12:49:00Z">
                  <w:rPr>
                    <w:ins w:id="2040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041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042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Год 2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96350" w14:textId="77777777" w:rsidR="006941F9" w:rsidRPr="006941F9" w:rsidRDefault="006941F9">
            <w:pPr>
              <w:spacing w:line="375" w:lineRule="atLeast"/>
              <w:rPr>
                <w:ins w:id="2043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044" w:author="_" w:date="2025-11-25T12:49:00Z">
                  <w:rPr>
                    <w:ins w:id="2045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046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047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422 938 004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3A12C" w14:textId="77777777" w:rsidR="006941F9" w:rsidRPr="006941F9" w:rsidRDefault="006941F9">
            <w:pPr>
              <w:spacing w:line="375" w:lineRule="atLeast"/>
              <w:rPr>
                <w:ins w:id="2048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049" w:author="_" w:date="2025-11-25T12:49:00Z">
                  <w:rPr>
                    <w:ins w:id="2050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051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052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1 / (1+0.</w:t>
              </w:r>
              <w:proofErr w:type="gramStart"/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053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135)^</w:t>
              </w:r>
              <w:proofErr w:type="gramEnd"/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054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2 = 0.776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AD5CC" w14:textId="77777777" w:rsidR="006941F9" w:rsidRPr="006941F9" w:rsidRDefault="006941F9">
            <w:pPr>
              <w:spacing w:line="375" w:lineRule="atLeast"/>
              <w:rPr>
                <w:ins w:id="2055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056" w:author="_" w:date="2025-11-25T12:49:00Z">
                  <w:rPr>
                    <w:ins w:id="2057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058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059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328 200 291</w:t>
              </w:r>
            </w:ins>
          </w:p>
        </w:tc>
      </w:tr>
      <w:tr w:rsidR="006941F9" w:rsidRPr="006941F9" w14:paraId="395C1743" w14:textId="77777777" w:rsidTr="006941F9">
        <w:trPr>
          <w:ins w:id="2060" w:author="_" w:date="2025-11-25T12:48:00Z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AB010" w14:textId="77777777" w:rsidR="006941F9" w:rsidRPr="006941F9" w:rsidRDefault="006941F9">
            <w:pPr>
              <w:spacing w:line="375" w:lineRule="atLeast"/>
              <w:rPr>
                <w:ins w:id="2061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062" w:author="_" w:date="2025-11-25T12:49:00Z">
                  <w:rPr>
                    <w:ins w:id="2063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064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065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Год 3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11A00" w14:textId="77777777" w:rsidR="006941F9" w:rsidRPr="006941F9" w:rsidRDefault="006941F9">
            <w:pPr>
              <w:spacing w:line="375" w:lineRule="atLeast"/>
              <w:rPr>
                <w:ins w:id="2066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067" w:author="_" w:date="2025-11-25T12:49:00Z">
                  <w:rPr>
                    <w:ins w:id="2068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069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070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435 626 144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F30B7" w14:textId="77777777" w:rsidR="006941F9" w:rsidRPr="006941F9" w:rsidRDefault="006941F9">
            <w:pPr>
              <w:spacing w:line="375" w:lineRule="atLeast"/>
              <w:rPr>
                <w:ins w:id="2071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072" w:author="_" w:date="2025-11-25T12:49:00Z">
                  <w:rPr>
                    <w:ins w:id="2073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074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075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1 / (1+0.</w:t>
              </w:r>
              <w:proofErr w:type="gramStart"/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076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135)^</w:t>
              </w:r>
              <w:proofErr w:type="gramEnd"/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077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3 = 0.683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CB798" w14:textId="77777777" w:rsidR="006941F9" w:rsidRPr="006941F9" w:rsidRDefault="006941F9">
            <w:pPr>
              <w:spacing w:line="375" w:lineRule="atLeast"/>
              <w:rPr>
                <w:ins w:id="2078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079" w:author="_" w:date="2025-11-25T12:49:00Z">
                  <w:rPr>
                    <w:ins w:id="2080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081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082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297 532 456</w:t>
              </w:r>
            </w:ins>
          </w:p>
        </w:tc>
      </w:tr>
      <w:tr w:rsidR="006941F9" w:rsidRPr="006941F9" w14:paraId="63DE38F4" w14:textId="77777777" w:rsidTr="006941F9">
        <w:trPr>
          <w:ins w:id="2083" w:author="_" w:date="2025-11-25T12:48:00Z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54566" w14:textId="77777777" w:rsidR="006941F9" w:rsidRPr="006941F9" w:rsidRDefault="006941F9">
            <w:pPr>
              <w:spacing w:line="375" w:lineRule="atLeast"/>
              <w:rPr>
                <w:ins w:id="2084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085" w:author="_" w:date="2025-11-25T12:49:00Z">
                  <w:rPr>
                    <w:ins w:id="2086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087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088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Год 4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42EA7" w14:textId="77777777" w:rsidR="006941F9" w:rsidRPr="006941F9" w:rsidRDefault="006941F9">
            <w:pPr>
              <w:spacing w:line="375" w:lineRule="atLeast"/>
              <w:rPr>
                <w:ins w:id="2089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090" w:author="_" w:date="2025-11-25T12:49:00Z">
                  <w:rPr>
                    <w:ins w:id="2091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092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093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448 694 928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E72EA" w14:textId="77777777" w:rsidR="006941F9" w:rsidRPr="006941F9" w:rsidRDefault="006941F9">
            <w:pPr>
              <w:spacing w:line="375" w:lineRule="atLeast"/>
              <w:rPr>
                <w:ins w:id="2094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095" w:author="_" w:date="2025-11-25T12:49:00Z">
                  <w:rPr>
                    <w:ins w:id="2096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097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098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1 / (1+0.</w:t>
              </w:r>
              <w:proofErr w:type="gramStart"/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099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135)^</w:t>
              </w:r>
              <w:proofErr w:type="gramEnd"/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100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4 = 0.602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B6854" w14:textId="77777777" w:rsidR="006941F9" w:rsidRPr="006941F9" w:rsidRDefault="006941F9">
            <w:pPr>
              <w:spacing w:line="375" w:lineRule="atLeast"/>
              <w:rPr>
                <w:ins w:id="2101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102" w:author="_" w:date="2025-11-25T12:49:00Z">
                  <w:rPr>
                    <w:ins w:id="2103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104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105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270 114 347</w:t>
              </w:r>
            </w:ins>
          </w:p>
        </w:tc>
      </w:tr>
      <w:tr w:rsidR="006941F9" w:rsidRPr="006941F9" w14:paraId="2F850C81" w14:textId="77777777" w:rsidTr="006941F9">
        <w:trPr>
          <w:ins w:id="2106" w:author="_" w:date="2025-11-25T12:48:00Z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BCBB2" w14:textId="77777777" w:rsidR="006941F9" w:rsidRPr="006941F9" w:rsidRDefault="006941F9">
            <w:pPr>
              <w:spacing w:line="375" w:lineRule="atLeast"/>
              <w:rPr>
                <w:ins w:id="2107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108" w:author="_" w:date="2025-11-25T12:49:00Z">
                  <w:rPr>
                    <w:ins w:id="2109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110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111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Год 5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24A74" w14:textId="77777777" w:rsidR="006941F9" w:rsidRPr="006941F9" w:rsidRDefault="006941F9">
            <w:pPr>
              <w:spacing w:line="375" w:lineRule="atLeast"/>
              <w:rPr>
                <w:ins w:id="2112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113" w:author="_" w:date="2025-11-25T12:49:00Z">
                  <w:rPr>
                    <w:ins w:id="2114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115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116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462 155 776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EEF00" w14:textId="77777777" w:rsidR="006941F9" w:rsidRPr="006941F9" w:rsidRDefault="006941F9">
            <w:pPr>
              <w:spacing w:line="375" w:lineRule="atLeast"/>
              <w:rPr>
                <w:ins w:id="2117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118" w:author="_" w:date="2025-11-25T12:49:00Z">
                  <w:rPr>
                    <w:ins w:id="2119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120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121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1 / (1+0.</w:t>
              </w:r>
              <w:proofErr w:type="gramStart"/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122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135)^</w:t>
              </w:r>
              <w:proofErr w:type="gramEnd"/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123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5 = 0.530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3A8F2" w14:textId="77777777" w:rsidR="006941F9" w:rsidRPr="006941F9" w:rsidRDefault="006941F9">
            <w:pPr>
              <w:spacing w:line="375" w:lineRule="atLeast"/>
              <w:rPr>
                <w:ins w:id="2124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125" w:author="_" w:date="2025-11-25T12:49:00Z">
                  <w:rPr>
                    <w:ins w:id="2126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127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128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244 942 561</w:t>
              </w:r>
            </w:ins>
          </w:p>
        </w:tc>
      </w:tr>
      <w:tr w:rsidR="006941F9" w:rsidRPr="006941F9" w14:paraId="7EE99135" w14:textId="77777777" w:rsidTr="006941F9">
        <w:trPr>
          <w:ins w:id="2129" w:author="_" w:date="2025-11-25T12:48:00Z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D7A5F" w14:textId="77777777" w:rsidR="006941F9" w:rsidRPr="006941F9" w:rsidRDefault="006941F9">
            <w:pPr>
              <w:spacing w:line="375" w:lineRule="atLeast"/>
              <w:rPr>
                <w:ins w:id="2130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131" w:author="_" w:date="2025-11-25T12:49:00Z">
                  <w:rPr>
                    <w:ins w:id="2132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133" w:author="_" w:date="2025-11-25T12:48:00Z">
              <w:r w:rsidRPr="006941F9">
                <w:rPr>
                  <w:rStyle w:val="afa"/>
                  <w:rFonts w:ascii="Segoe UI" w:hAnsi="Segoe UI" w:cs="Segoe UI"/>
                  <w:color w:val="000000" w:themeColor="text1"/>
                  <w:sz w:val="23"/>
                  <w:szCs w:val="23"/>
                  <w:rPrChange w:id="2134" w:author="_" w:date="2025-11-25T12:49:00Z">
                    <w:rPr>
                      <w:rStyle w:val="afa"/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Итого PV за прогнозный период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C4942" w14:textId="77777777" w:rsidR="006941F9" w:rsidRPr="006941F9" w:rsidRDefault="006941F9">
            <w:pPr>
              <w:spacing w:line="375" w:lineRule="atLeast"/>
              <w:rPr>
                <w:ins w:id="2135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136" w:author="_" w:date="2025-11-25T12:49:00Z">
                  <w:rPr>
                    <w:ins w:id="2137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32C0A" w14:textId="77777777" w:rsidR="006941F9" w:rsidRPr="006941F9" w:rsidRDefault="006941F9">
            <w:pPr>
              <w:spacing w:line="375" w:lineRule="atLeast"/>
              <w:rPr>
                <w:ins w:id="2138" w:author="_" w:date="2025-11-25T12:48:00Z"/>
                <w:color w:val="000000" w:themeColor="text1"/>
                <w:sz w:val="20"/>
                <w:szCs w:val="20"/>
                <w:rPrChange w:id="2139" w:author="_" w:date="2025-11-25T12:49:00Z">
                  <w:rPr>
                    <w:ins w:id="2140" w:author="_" w:date="2025-11-25T12:48:00Z"/>
                    <w:sz w:val="20"/>
                    <w:szCs w:val="20"/>
                  </w:rPr>
                </w:rPrChange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D44E9" w14:textId="77777777" w:rsidR="006941F9" w:rsidRPr="006941F9" w:rsidRDefault="006941F9">
            <w:pPr>
              <w:spacing w:line="375" w:lineRule="atLeast"/>
              <w:rPr>
                <w:ins w:id="2141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142" w:author="_" w:date="2025-11-25T12:49:00Z">
                  <w:rPr>
                    <w:ins w:id="2143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144" w:author="_" w:date="2025-11-25T12:48:00Z">
              <w:r w:rsidRPr="006941F9">
                <w:rPr>
                  <w:rStyle w:val="afa"/>
                  <w:rFonts w:ascii="Segoe UI" w:hAnsi="Segoe UI" w:cs="Segoe UI"/>
                  <w:color w:val="000000" w:themeColor="text1"/>
                  <w:sz w:val="23"/>
                  <w:szCs w:val="23"/>
                  <w:rPrChange w:id="2145" w:author="_" w:date="2025-11-25T12:49:00Z">
                    <w:rPr>
                      <w:rStyle w:val="afa"/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1 502 506 070</w:t>
              </w:r>
            </w:ins>
          </w:p>
        </w:tc>
      </w:tr>
      <w:tr w:rsidR="006941F9" w:rsidRPr="006941F9" w14:paraId="0E02F681" w14:textId="77777777" w:rsidTr="006941F9">
        <w:trPr>
          <w:ins w:id="2146" w:author="_" w:date="2025-11-25T12:48:00Z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4941D" w14:textId="77777777" w:rsidR="006941F9" w:rsidRPr="006941F9" w:rsidRDefault="006941F9">
            <w:pPr>
              <w:spacing w:line="375" w:lineRule="atLeast"/>
              <w:rPr>
                <w:ins w:id="2147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148" w:author="_" w:date="2025-11-25T12:49:00Z">
                  <w:rPr>
                    <w:ins w:id="2149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150" w:author="_" w:date="2025-11-25T12:48:00Z">
              <w:r w:rsidRPr="006941F9">
                <w:rPr>
                  <w:rStyle w:val="afa"/>
                  <w:rFonts w:ascii="Segoe UI" w:hAnsi="Segoe UI" w:cs="Segoe UI"/>
                  <w:color w:val="000000" w:themeColor="text1"/>
                  <w:sz w:val="23"/>
                  <w:szCs w:val="23"/>
                  <w:rPrChange w:id="2151" w:author="_" w:date="2025-11-25T12:49:00Z">
                    <w:rPr>
                      <w:rStyle w:val="afa"/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Терминальная стоимость (TV)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31219" w14:textId="77777777" w:rsidR="006941F9" w:rsidRPr="006941F9" w:rsidRDefault="006941F9">
            <w:pPr>
              <w:spacing w:line="375" w:lineRule="atLeast"/>
              <w:rPr>
                <w:ins w:id="2152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153" w:author="_" w:date="2025-11-25T12:49:00Z">
                  <w:rPr>
                    <w:ins w:id="2154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155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156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4 760 204 490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A22B3" w14:textId="77777777" w:rsidR="006941F9" w:rsidRPr="006941F9" w:rsidRDefault="006941F9">
            <w:pPr>
              <w:spacing w:line="375" w:lineRule="atLeast"/>
              <w:rPr>
                <w:ins w:id="2157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158" w:author="_" w:date="2025-11-25T12:49:00Z">
                  <w:rPr>
                    <w:ins w:id="2159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160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161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1 / (1+0.</w:t>
              </w:r>
              <w:proofErr w:type="gramStart"/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162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135)^</w:t>
              </w:r>
              <w:proofErr w:type="gramEnd"/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163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5 = 0.530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1E9CC" w14:textId="77777777" w:rsidR="006941F9" w:rsidRPr="006941F9" w:rsidRDefault="006941F9">
            <w:pPr>
              <w:spacing w:line="375" w:lineRule="atLeast"/>
              <w:rPr>
                <w:ins w:id="2164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165" w:author="_" w:date="2025-11-25T12:49:00Z">
                  <w:rPr>
                    <w:ins w:id="2166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167" w:author="_" w:date="2025-11-25T12:48:00Z">
              <w:r w:rsidRPr="006941F9">
                <w:rPr>
                  <w:rStyle w:val="afa"/>
                  <w:rFonts w:ascii="Segoe UI" w:hAnsi="Segoe UI" w:cs="Segoe UI"/>
                  <w:color w:val="000000" w:themeColor="text1"/>
                  <w:sz w:val="23"/>
                  <w:szCs w:val="23"/>
                  <w:rPrChange w:id="2168" w:author="_" w:date="2025-11-25T12:49:00Z">
                    <w:rPr>
                      <w:rStyle w:val="afa"/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2 522 908 380</w:t>
              </w:r>
            </w:ins>
          </w:p>
        </w:tc>
      </w:tr>
      <w:tr w:rsidR="006941F9" w:rsidRPr="006941F9" w14:paraId="79CFB7DD" w14:textId="77777777" w:rsidTr="006941F9">
        <w:trPr>
          <w:ins w:id="2169" w:author="_" w:date="2025-11-25T12:48:00Z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7599A" w14:textId="77777777" w:rsidR="006941F9" w:rsidRPr="006941F9" w:rsidRDefault="006941F9">
            <w:pPr>
              <w:spacing w:line="375" w:lineRule="atLeast"/>
              <w:rPr>
                <w:ins w:id="2170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171" w:author="_" w:date="2025-11-25T12:49:00Z">
                  <w:rPr>
                    <w:ins w:id="2172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173" w:author="_" w:date="2025-11-25T12:48:00Z">
              <w:r w:rsidRPr="006941F9">
                <w:rPr>
                  <w:rStyle w:val="afa"/>
                  <w:rFonts w:ascii="Segoe UI" w:hAnsi="Segoe UI" w:cs="Segoe UI"/>
                  <w:color w:val="000000" w:themeColor="text1"/>
                  <w:sz w:val="23"/>
                  <w:szCs w:val="23"/>
                  <w:rPrChange w:id="2174" w:author="_" w:date="2025-11-25T12:49:00Z">
                    <w:rPr>
                      <w:rStyle w:val="afa"/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Предварительная рыночная стоимость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53F43" w14:textId="77777777" w:rsidR="006941F9" w:rsidRPr="006941F9" w:rsidRDefault="006941F9">
            <w:pPr>
              <w:spacing w:line="375" w:lineRule="atLeast"/>
              <w:rPr>
                <w:ins w:id="2175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176" w:author="_" w:date="2025-11-25T12:49:00Z">
                  <w:rPr>
                    <w:ins w:id="2177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8D0C5" w14:textId="77777777" w:rsidR="006941F9" w:rsidRPr="006941F9" w:rsidRDefault="006941F9">
            <w:pPr>
              <w:spacing w:line="375" w:lineRule="atLeast"/>
              <w:rPr>
                <w:ins w:id="2178" w:author="_" w:date="2025-11-25T12:48:00Z"/>
                <w:color w:val="000000" w:themeColor="text1"/>
                <w:sz w:val="20"/>
                <w:szCs w:val="20"/>
                <w:rPrChange w:id="2179" w:author="_" w:date="2025-11-25T12:49:00Z">
                  <w:rPr>
                    <w:ins w:id="2180" w:author="_" w:date="2025-11-25T12:48:00Z"/>
                    <w:sz w:val="20"/>
                    <w:szCs w:val="20"/>
                  </w:rPr>
                </w:rPrChange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DF0E8" w14:textId="77777777" w:rsidR="006941F9" w:rsidRPr="006941F9" w:rsidRDefault="006941F9">
            <w:pPr>
              <w:spacing w:line="375" w:lineRule="atLeast"/>
              <w:rPr>
                <w:ins w:id="2181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182" w:author="_" w:date="2025-11-25T12:49:00Z">
                  <w:rPr>
                    <w:ins w:id="2183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184" w:author="_" w:date="2025-11-25T12:48:00Z">
              <w:r w:rsidRPr="006941F9">
                <w:rPr>
                  <w:rStyle w:val="afa"/>
                  <w:rFonts w:ascii="Segoe UI" w:hAnsi="Segoe UI" w:cs="Segoe UI"/>
                  <w:color w:val="000000" w:themeColor="text1"/>
                  <w:sz w:val="23"/>
                  <w:szCs w:val="23"/>
                  <w:rPrChange w:id="2185" w:author="_" w:date="2025-11-25T12:49:00Z">
                    <w:rPr>
                      <w:rStyle w:val="afa"/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4 025 414 450</w:t>
              </w:r>
            </w:ins>
          </w:p>
        </w:tc>
      </w:tr>
    </w:tbl>
    <w:p w14:paraId="30CD9358" w14:textId="77777777" w:rsidR="006941F9" w:rsidRPr="006941F9" w:rsidRDefault="006941F9" w:rsidP="006941F9">
      <w:pPr>
        <w:pStyle w:val="ds-markdown-paragraph"/>
        <w:spacing w:before="240" w:beforeAutospacing="0" w:after="240" w:afterAutospacing="0" w:line="420" w:lineRule="atLeast"/>
        <w:rPr>
          <w:ins w:id="2186" w:author="_" w:date="2025-11-25T12:48:00Z"/>
          <w:rFonts w:ascii="Segoe UI" w:hAnsi="Segoe UI" w:cs="Segoe UI"/>
          <w:color w:val="000000" w:themeColor="text1"/>
          <w:rPrChange w:id="2187" w:author="_" w:date="2025-11-25T12:49:00Z">
            <w:rPr>
              <w:ins w:id="2188" w:author="_" w:date="2025-11-25T12:48:00Z"/>
              <w:rFonts w:ascii="Segoe UI" w:hAnsi="Segoe UI" w:cs="Segoe UI"/>
              <w:color w:val="F9FAFB"/>
            </w:rPr>
          </w:rPrChange>
        </w:rPr>
      </w:pPr>
      <w:ins w:id="2189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2190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Шаг 7: Внесение итоговых корректировок.</w:t>
        </w:r>
      </w:ins>
    </w:p>
    <w:p w14:paraId="599A6CC3" w14:textId="77777777" w:rsidR="006941F9" w:rsidRPr="006941F9" w:rsidRDefault="006941F9" w:rsidP="006941F9">
      <w:pPr>
        <w:pStyle w:val="ds-markdown-paragraph"/>
        <w:numPr>
          <w:ilvl w:val="0"/>
          <w:numId w:val="93"/>
        </w:numPr>
        <w:spacing w:after="0" w:afterAutospacing="0" w:line="420" w:lineRule="atLeast"/>
        <w:rPr>
          <w:ins w:id="2191" w:author="_" w:date="2025-11-25T12:48:00Z"/>
          <w:rFonts w:ascii="Segoe UI" w:hAnsi="Segoe UI" w:cs="Segoe UI"/>
          <w:color w:val="000000" w:themeColor="text1"/>
          <w:rPrChange w:id="2192" w:author="_" w:date="2025-11-25T12:49:00Z">
            <w:rPr>
              <w:ins w:id="2193" w:author="_" w:date="2025-11-25T12:48:00Z"/>
              <w:rFonts w:ascii="Segoe UI" w:hAnsi="Segoe UI" w:cs="Segoe UI"/>
              <w:color w:val="F9FAFB"/>
            </w:rPr>
          </w:rPrChange>
        </w:rPr>
      </w:pPr>
      <w:ins w:id="2194" w:author="_" w:date="2025-11-25T12:48:00Z">
        <w:r w:rsidRPr="006941F9">
          <w:rPr>
            <w:rFonts w:ascii="Segoe UI" w:hAnsi="Segoe UI" w:cs="Segoe UI"/>
            <w:color w:val="000000" w:themeColor="text1"/>
            <w:rPrChange w:id="2195" w:author="_" w:date="2025-11-25T12:49:00Z">
              <w:rPr>
                <w:rFonts w:ascii="Segoe UI" w:hAnsi="Segoe UI" w:cs="Segoe UI"/>
                <w:color w:val="F9FAFB"/>
              </w:rPr>
            </w:rPrChange>
          </w:rPr>
          <w:lastRenderedPageBreak/>
          <w:t>Полученная стоимость включает здание и землю. Для выделения стоимости права аренды земли используем кадастровую стоимость (но не более 20% от общей стоимости).</w:t>
        </w:r>
      </w:ins>
    </w:p>
    <w:p w14:paraId="144B4DDC" w14:textId="77777777" w:rsidR="006941F9" w:rsidRPr="006941F9" w:rsidRDefault="006941F9" w:rsidP="006941F9">
      <w:pPr>
        <w:pStyle w:val="ds-markdown-paragraph"/>
        <w:numPr>
          <w:ilvl w:val="0"/>
          <w:numId w:val="93"/>
        </w:numPr>
        <w:spacing w:after="0" w:afterAutospacing="0" w:line="420" w:lineRule="atLeast"/>
        <w:rPr>
          <w:ins w:id="2196" w:author="_" w:date="2025-11-25T12:48:00Z"/>
          <w:rFonts w:ascii="Segoe UI" w:hAnsi="Segoe UI" w:cs="Segoe UI"/>
          <w:color w:val="000000" w:themeColor="text1"/>
          <w:rPrChange w:id="2197" w:author="_" w:date="2025-11-25T12:49:00Z">
            <w:rPr>
              <w:ins w:id="2198" w:author="_" w:date="2025-11-25T12:48:00Z"/>
              <w:rFonts w:ascii="Segoe UI" w:hAnsi="Segoe UI" w:cs="Segoe UI"/>
              <w:color w:val="F9FAFB"/>
            </w:rPr>
          </w:rPrChange>
        </w:rPr>
      </w:pPr>
      <w:ins w:id="2199" w:author="_" w:date="2025-11-25T12:48:00Z">
        <w:r w:rsidRPr="006941F9">
          <w:rPr>
            <w:rFonts w:ascii="Segoe UI" w:hAnsi="Segoe UI" w:cs="Segoe UI"/>
            <w:color w:val="000000" w:themeColor="text1"/>
            <w:rPrChange w:id="2200" w:author="_" w:date="2025-11-25T12:49:00Z">
              <w:rPr>
                <w:rFonts w:ascii="Segoe UI" w:hAnsi="Segoe UI" w:cs="Segoe UI"/>
                <w:color w:val="F9FAFB"/>
              </w:rPr>
            </w:rPrChange>
          </w:rPr>
          <w:t xml:space="preserve">*Пример: Кадастровая стоимость = 658 800 000 руб. (16% от 4 025 млн руб.) – </w:t>
        </w:r>
        <w:proofErr w:type="gramStart"/>
        <w:r w:rsidRPr="006941F9">
          <w:rPr>
            <w:rFonts w:ascii="Segoe UI" w:hAnsi="Segoe UI" w:cs="Segoe UI"/>
            <w:color w:val="000000" w:themeColor="text1"/>
            <w:rPrChange w:id="2201" w:author="_" w:date="2025-11-25T12:49:00Z">
              <w:rPr>
                <w:rFonts w:ascii="Segoe UI" w:hAnsi="Segoe UI" w:cs="Segoe UI"/>
                <w:color w:val="F9FAFB"/>
              </w:rPr>
            </w:rPrChange>
          </w:rPr>
          <w:t>принимается.*</w:t>
        </w:r>
        <w:proofErr w:type="gramEnd"/>
      </w:ins>
    </w:p>
    <w:p w14:paraId="27F69C4F" w14:textId="77777777" w:rsidR="006941F9" w:rsidRPr="006941F9" w:rsidRDefault="006941F9" w:rsidP="006941F9">
      <w:pPr>
        <w:pStyle w:val="ds-markdown-paragraph"/>
        <w:numPr>
          <w:ilvl w:val="0"/>
          <w:numId w:val="93"/>
        </w:numPr>
        <w:spacing w:after="0" w:afterAutospacing="0" w:line="420" w:lineRule="atLeast"/>
        <w:rPr>
          <w:ins w:id="2202" w:author="_" w:date="2025-11-25T12:48:00Z"/>
          <w:rFonts w:ascii="Segoe UI" w:hAnsi="Segoe UI" w:cs="Segoe UI"/>
          <w:color w:val="000000" w:themeColor="text1"/>
          <w:rPrChange w:id="2203" w:author="_" w:date="2025-11-25T12:49:00Z">
            <w:rPr>
              <w:ins w:id="2204" w:author="_" w:date="2025-11-25T12:48:00Z"/>
              <w:rFonts w:ascii="Segoe UI" w:hAnsi="Segoe UI" w:cs="Segoe UI"/>
              <w:color w:val="F9FAFB"/>
            </w:rPr>
          </w:rPrChange>
        </w:rPr>
      </w:pPr>
      <w:ins w:id="2205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2206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Итоговая рыночная стоимость ТЦ (здание + земля) = 4 025 414 450 руб.</w:t>
        </w:r>
      </w:ins>
    </w:p>
    <w:p w14:paraId="3AD73CB2" w14:textId="77777777" w:rsidR="006941F9" w:rsidRPr="006941F9" w:rsidRDefault="006941F9" w:rsidP="006941F9">
      <w:pPr>
        <w:spacing w:before="480" w:after="480" w:line="420" w:lineRule="atLeast"/>
        <w:rPr>
          <w:ins w:id="2207" w:author="_" w:date="2025-11-25T12:48:00Z"/>
          <w:rFonts w:ascii="Segoe UI" w:hAnsi="Segoe UI" w:cs="Segoe UI"/>
          <w:color w:val="000000" w:themeColor="text1"/>
          <w:rPrChange w:id="2208" w:author="_" w:date="2025-11-25T12:49:00Z">
            <w:rPr>
              <w:ins w:id="2209" w:author="_" w:date="2025-11-25T12:48:00Z"/>
              <w:rFonts w:ascii="Segoe UI" w:hAnsi="Segoe UI" w:cs="Segoe UI"/>
              <w:color w:val="F9FAFB"/>
            </w:rPr>
          </w:rPrChange>
        </w:rPr>
      </w:pPr>
      <w:ins w:id="2210" w:author="_" w:date="2025-11-25T12:48:00Z">
        <w:r w:rsidRPr="006941F9">
          <w:rPr>
            <w:rFonts w:ascii="Segoe UI" w:hAnsi="Segoe UI" w:cs="Segoe UI"/>
            <w:color w:val="000000" w:themeColor="text1"/>
            <w:rPrChange w:id="2211" w:author="_" w:date="2025-11-25T12:49:00Z">
              <w:rPr>
                <w:rFonts w:ascii="Segoe UI" w:hAnsi="Segoe UI" w:cs="Segoe UI"/>
                <w:color w:val="F9FAFB"/>
              </w:rPr>
            </w:rPrChange>
          </w:rPr>
          <w:pict w14:anchorId="754222CF">
            <v:rect id="_x0000_i1033" style="width:0;height:.75pt" o:hralign="center" o:hrstd="t" o:hr="t" fillcolor="#a0a0a0" stroked="f"/>
          </w:pict>
        </w:r>
      </w:ins>
    </w:p>
    <w:p w14:paraId="6E4042C4" w14:textId="77777777" w:rsidR="006941F9" w:rsidRPr="006941F9" w:rsidRDefault="006941F9" w:rsidP="006941F9">
      <w:pPr>
        <w:pStyle w:val="40"/>
        <w:spacing w:before="240" w:after="240" w:line="420" w:lineRule="atLeast"/>
        <w:rPr>
          <w:ins w:id="2212" w:author="_" w:date="2025-11-25T12:48:00Z"/>
          <w:rFonts w:ascii="Segoe UI" w:hAnsi="Segoe UI" w:cs="Segoe UI"/>
          <w:color w:val="000000" w:themeColor="text1"/>
          <w:rPrChange w:id="2213" w:author="_" w:date="2025-11-25T12:49:00Z">
            <w:rPr>
              <w:ins w:id="2214" w:author="_" w:date="2025-11-25T12:48:00Z"/>
              <w:rFonts w:ascii="Segoe UI" w:hAnsi="Segoe UI" w:cs="Segoe UI"/>
              <w:color w:val="F9FAFB"/>
            </w:rPr>
          </w:rPrChange>
        </w:rPr>
      </w:pPr>
      <w:ins w:id="2215" w:author="_" w:date="2025-11-25T12:48:00Z">
        <w:r w:rsidRPr="006941F9">
          <w:rPr>
            <w:rStyle w:val="afa"/>
            <w:rFonts w:ascii="Segoe UI" w:hAnsi="Segoe UI" w:cs="Segoe UI"/>
            <w:b w:val="0"/>
            <w:bCs w:val="0"/>
            <w:color w:val="000000" w:themeColor="text1"/>
            <w:rPrChange w:id="2216" w:author="_" w:date="2025-11-25T12:49:00Z">
              <w:rPr>
                <w:rStyle w:val="afa"/>
                <w:rFonts w:ascii="Segoe UI" w:hAnsi="Segoe UI" w:cs="Segoe UI"/>
                <w:b w:val="0"/>
                <w:bCs w:val="0"/>
                <w:color w:val="F9FAFB"/>
              </w:rPr>
            </w:rPrChange>
          </w:rPr>
          <w:t>ЭТАП 4: ФОРМИРОВАНИЕ ЗАЛОГОВОЙ СТОИМОСТИ И АНАЛИЗ РИСКОВ</w:t>
        </w:r>
      </w:ins>
    </w:p>
    <w:p w14:paraId="324E4BB2" w14:textId="77777777" w:rsidR="006941F9" w:rsidRPr="006941F9" w:rsidRDefault="006941F9" w:rsidP="006941F9">
      <w:pPr>
        <w:pStyle w:val="ds-markdown-paragraph"/>
        <w:spacing w:before="240" w:beforeAutospacing="0" w:after="240" w:afterAutospacing="0" w:line="420" w:lineRule="atLeast"/>
        <w:rPr>
          <w:ins w:id="2217" w:author="_" w:date="2025-11-25T12:48:00Z"/>
          <w:rFonts w:ascii="Segoe UI" w:hAnsi="Segoe UI" w:cs="Segoe UI"/>
          <w:color w:val="000000" w:themeColor="text1"/>
          <w:rPrChange w:id="2218" w:author="_" w:date="2025-11-25T12:49:00Z">
            <w:rPr>
              <w:ins w:id="2219" w:author="_" w:date="2025-11-25T12:48:00Z"/>
              <w:rFonts w:ascii="Segoe UI" w:hAnsi="Segoe UI" w:cs="Segoe UI"/>
              <w:color w:val="F9FAFB"/>
            </w:rPr>
          </w:rPrChange>
        </w:rPr>
      </w:pPr>
      <w:ins w:id="2220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2221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4.1. Расчет залоговой стоимости:</w:t>
        </w:r>
      </w:ins>
    </w:p>
    <w:p w14:paraId="00BAB420" w14:textId="77777777" w:rsidR="006941F9" w:rsidRPr="006941F9" w:rsidRDefault="006941F9" w:rsidP="006941F9">
      <w:pPr>
        <w:pStyle w:val="ds-markdown-paragraph"/>
        <w:numPr>
          <w:ilvl w:val="0"/>
          <w:numId w:val="94"/>
        </w:numPr>
        <w:spacing w:after="0" w:afterAutospacing="0" w:line="420" w:lineRule="atLeast"/>
        <w:rPr>
          <w:ins w:id="2222" w:author="_" w:date="2025-11-25T12:48:00Z"/>
          <w:rFonts w:ascii="Segoe UI" w:hAnsi="Segoe UI" w:cs="Segoe UI"/>
          <w:color w:val="000000" w:themeColor="text1"/>
          <w:rPrChange w:id="2223" w:author="_" w:date="2025-11-25T12:49:00Z">
            <w:rPr>
              <w:ins w:id="2224" w:author="_" w:date="2025-11-25T12:48:00Z"/>
              <w:rFonts w:ascii="Segoe UI" w:hAnsi="Segoe UI" w:cs="Segoe UI"/>
              <w:color w:val="F9FAFB"/>
            </w:rPr>
          </w:rPrChange>
        </w:rPr>
      </w:pPr>
      <w:ins w:id="2225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2226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Залоговый дисконт (</w:t>
        </w:r>
        <w:proofErr w:type="spellStart"/>
        <w:r w:rsidRPr="006941F9">
          <w:rPr>
            <w:rStyle w:val="afa"/>
            <w:rFonts w:ascii="Segoe UI" w:hAnsi="Segoe UI" w:cs="Segoe UI"/>
            <w:color w:val="000000" w:themeColor="text1"/>
            <w:rPrChange w:id="2227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Haircut</w:t>
        </w:r>
        <w:proofErr w:type="spellEnd"/>
        <w:r w:rsidRPr="006941F9">
          <w:rPr>
            <w:rStyle w:val="afa"/>
            <w:rFonts w:ascii="Segoe UI" w:hAnsi="Segoe UI" w:cs="Segoe UI"/>
            <w:color w:val="000000" w:themeColor="text1"/>
            <w:rPrChange w:id="2228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):</w:t>
        </w:r>
        <w:r w:rsidRPr="006941F9">
          <w:rPr>
            <w:rFonts w:ascii="Segoe UI" w:hAnsi="Segoe UI" w:cs="Segoe UI"/>
            <w:color w:val="000000" w:themeColor="text1"/>
            <w:rPrChange w:id="2229" w:author="_" w:date="2025-11-25T12:49:00Z">
              <w:rPr>
                <w:rFonts w:ascii="Segoe UI" w:hAnsi="Segoe UI" w:cs="Segoe UI"/>
                <w:color w:val="F9FAFB"/>
              </w:rPr>
            </w:rPrChange>
          </w:rPr>
          <w:t> Для ТЦ со средними рисками – </w:t>
        </w:r>
        <w:r w:rsidRPr="006941F9">
          <w:rPr>
            <w:rStyle w:val="afa"/>
            <w:rFonts w:ascii="Segoe UI" w:hAnsi="Segoe UI" w:cs="Segoe UI"/>
            <w:color w:val="000000" w:themeColor="text1"/>
            <w:rPrChange w:id="2230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30%</w:t>
        </w:r>
        <w:r w:rsidRPr="006941F9">
          <w:rPr>
            <w:rFonts w:ascii="Segoe UI" w:hAnsi="Segoe UI" w:cs="Segoe UI"/>
            <w:color w:val="000000" w:themeColor="text1"/>
            <w:rPrChange w:id="2231" w:author="_" w:date="2025-11-25T12:49:00Z">
              <w:rPr>
                <w:rFonts w:ascii="Segoe UI" w:hAnsi="Segoe UI" w:cs="Segoe UI"/>
                <w:color w:val="F9FAFB"/>
              </w:rPr>
            </w:rPrChange>
          </w:rPr>
          <w:t>.</w:t>
        </w:r>
      </w:ins>
    </w:p>
    <w:p w14:paraId="159CD58B" w14:textId="77777777" w:rsidR="006941F9" w:rsidRPr="006941F9" w:rsidRDefault="006941F9" w:rsidP="006941F9">
      <w:pPr>
        <w:pStyle w:val="ds-markdown-paragraph"/>
        <w:numPr>
          <w:ilvl w:val="0"/>
          <w:numId w:val="94"/>
        </w:numPr>
        <w:spacing w:after="0" w:afterAutospacing="0" w:line="420" w:lineRule="atLeast"/>
        <w:rPr>
          <w:ins w:id="2232" w:author="_" w:date="2025-11-25T12:48:00Z"/>
          <w:rFonts w:ascii="Segoe UI" w:hAnsi="Segoe UI" w:cs="Segoe UI"/>
          <w:color w:val="000000" w:themeColor="text1"/>
          <w:rPrChange w:id="2233" w:author="_" w:date="2025-11-25T12:49:00Z">
            <w:rPr>
              <w:ins w:id="2234" w:author="_" w:date="2025-11-25T12:48:00Z"/>
              <w:rFonts w:ascii="Segoe UI" w:hAnsi="Segoe UI" w:cs="Segoe UI"/>
              <w:color w:val="F9FAFB"/>
            </w:rPr>
          </w:rPrChange>
        </w:rPr>
      </w:pPr>
      <w:ins w:id="2235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2236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Залоговая стоимость = Рыночная стоимость * (1 - 0.30)</w:t>
        </w:r>
      </w:ins>
    </w:p>
    <w:p w14:paraId="3CB8E587" w14:textId="77777777" w:rsidR="006941F9" w:rsidRPr="006941F9" w:rsidRDefault="006941F9" w:rsidP="006941F9">
      <w:pPr>
        <w:pStyle w:val="ds-markdown-paragraph"/>
        <w:numPr>
          <w:ilvl w:val="0"/>
          <w:numId w:val="94"/>
        </w:numPr>
        <w:spacing w:after="0" w:afterAutospacing="0" w:line="420" w:lineRule="atLeast"/>
        <w:rPr>
          <w:ins w:id="2237" w:author="_" w:date="2025-11-25T12:48:00Z"/>
          <w:rFonts w:ascii="Segoe UI" w:hAnsi="Segoe UI" w:cs="Segoe UI"/>
          <w:color w:val="000000" w:themeColor="text1"/>
          <w:rPrChange w:id="2238" w:author="_" w:date="2025-11-25T12:49:00Z">
            <w:rPr>
              <w:ins w:id="2239" w:author="_" w:date="2025-11-25T12:48:00Z"/>
              <w:rFonts w:ascii="Segoe UI" w:hAnsi="Segoe UI" w:cs="Segoe UI"/>
              <w:color w:val="F9FAFB"/>
            </w:rPr>
          </w:rPrChange>
        </w:rPr>
      </w:pPr>
      <w:ins w:id="2240" w:author="_" w:date="2025-11-25T12:48:00Z">
        <w:r w:rsidRPr="006941F9">
          <w:rPr>
            <w:rFonts w:ascii="Segoe UI" w:hAnsi="Segoe UI" w:cs="Segoe UI"/>
            <w:color w:val="000000" w:themeColor="text1"/>
            <w:rPrChange w:id="2241" w:author="_" w:date="2025-11-25T12:49:00Z">
              <w:rPr>
                <w:rFonts w:ascii="Segoe UI" w:hAnsi="Segoe UI" w:cs="Segoe UI"/>
                <w:color w:val="F9FAFB"/>
              </w:rPr>
            </w:rPrChange>
          </w:rPr>
          <w:t>*Пример: 4 025 414 450 * 0.70 = </w:t>
        </w:r>
        <w:r w:rsidRPr="006941F9">
          <w:rPr>
            <w:rStyle w:val="afa"/>
            <w:rFonts w:ascii="Segoe UI" w:hAnsi="Segoe UI" w:cs="Segoe UI"/>
            <w:color w:val="000000" w:themeColor="text1"/>
            <w:rPrChange w:id="2242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2 817 790 115 руб.</w:t>
        </w:r>
        <w:r w:rsidRPr="006941F9">
          <w:rPr>
            <w:rFonts w:ascii="Segoe UI" w:hAnsi="Segoe UI" w:cs="Segoe UI"/>
            <w:color w:val="000000" w:themeColor="text1"/>
            <w:rPrChange w:id="2243" w:author="_" w:date="2025-11-25T12:49:00Z">
              <w:rPr>
                <w:rFonts w:ascii="Segoe UI" w:hAnsi="Segoe UI" w:cs="Segoe UI"/>
                <w:color w:val="F9FAFB"/>
              </w:rPr>
            </w:rPrChange>
          </w:rPr>
          <w:t>*</w:t>
        </w:r>
      </w:ins>
    </w:p>
    <w:p w14:paraId="1C4A3B95" w14:textId="77777777" w:rsidR="006941F9" w:rsidRPr="006941F9" w:rsidRDefault="006941F9" w:rsidP="006941F9">
      <w:pPr>
        <w:pStyle w:val="ds-markdown-paragraph"/>
        <w:spacing w:before="240" w:beforeAutospacing="0" w:after="240" w:afterAutospacing="0" w:line="420" w:lineRule="atLeast"/>
        <w:rPr>
          <w:ins w:id="2244" w:author="_" w:date="2025-11-25T12:48:00Z"/>
          <w:rFonts w:ascii="Segoe UI" w:hAnsi="Segoe UI" w:cs="Segoe UI"/>
          <w:color w:val="000000" w:themeColor="text1"/>
          <w:rPrChange w:id="2245" w:author="_" w:date="2025-11-25T12:49:00Z">
            <w:rPr>
              <w:ins w:id="2246" w:author="_" w:date="2025-11-25T12:48:00Z"/>
              <w:rFonts w:ascii="Segoe UI" w:hAnsi="Segoe UI" w:cs="Segoe UI"/>
              <w:color w:val="F9FAFB"/>
            </w:rPr>
          </w:rPrChange>
        </w:rPr>
      </w:pPr>
      <w:ins w:id="2247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2248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4.2. Углубленный анализ рисков для ДДП:</w:t>
        </w:r>
      </w:ins>
    </w:p>
    <w:p w14:paraId="66DC8284" w14:textId="77777777" w:rsidR="006941F9" w:rsidRPr="006941F9" w:rsidRDefault="006941F9" w:rsidP="006941F9">
      <w:pPr>
        <w:pStyle w:val="ds-markdown-paragraph"/>
        <w:spacing w:before="240" w:beforeAutospacing="0" w:after="240" w:afterAutospacing="0" w:line="420" w:lineRule="atLeast"/>
        <w:rPr>
          <w:ins w:id="2249" w:author="_" w:date="2025-11-25T12:48:00Z"/>
          <w:rFonts w:ascii="Segoe UI" w:hAnsi="Segoe UI" w:cs="Segoe UI"/>
          <w:color w:val="000000" w:themeColor="text1"/>
          <w:rPrChange w:id="2250" w:author="_" w:date="2025-11-25T12:49:00Z">
            <w:rPr>
              <w:ins w:id="2251" w:author="_" w:date="2025-11-25T12:48:00Z"/>
              <w:rFonts w:ascii="Segoe UI" w:hAnsi="Segoe UI" w:cs="Segoe UI"/>
              <w:color w:val="F9FAFB"/>
            </w:rPr>
          </w:rPrChange>
        </w:rPr>
      </w:pPr>
      <w:ins w:id="2252" w:author="_" w:date="2025-11-25T12:48:00Z">
        <w:r w:rsidRPr="006941F9">
          <w:rPr>
            <w:rFonts w:ascii="Segoe UI" w:hAnsi="Segoe UI" w:cs="Segoe UI"/>
            <w:color w:val="000000" w:themeColor="text1"/>
            <w:rPrChange w:id="2253" w:author="_" w:date="2025-11-25T12:49:00Z">
              <w:rPr>
                <w:rFonts w:ascii="Segoe UI" w:hAnsi="Segoe UI" w:cs="Segoe UI"/>
                <w:color w:val="F9FAFB"/>
              </w:rPr>
            </w:rPrChange>
          </w:rPr>
          <w:t>Риски в ДДП напрямую влияют на ключевые параметры модели:</w:t>
        </w:r>
      </w:ins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2843"/>
        <w:gridCol w:w="1957"/>
        <w:gridCol w:w="2675"/>
      </w:tblGrid>
      <w:tr w:rsidR="006941F9" w:rsidRPr="006941F9" w14:paraId="6E6D249F" w14:textId="77777777" w:rsidTr="006941F9">
        <w:trPr>
          <w:tblHeader/>
          <w:ins w:id="2254" w:author="_" w:date="2025-11-25T12:48:00Z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7F56B" w14:textId="77777777" w:rsidR="006941F9" w:rsidRPr="006941F9" w:rsidRDefault="006941F9">
            <w:pPr>
              <w:spacing w:line="375" w:lineRule="atLeast"/>
              <w:rPr>
                <w:ins w:id="2255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256" w:author="_" w:date="2025-11-25T12:49:00Z">
                  <w:rPr>
                    <w:ins w:id="2257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258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259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Параметр ДДП</w:t>
              </w:r>
            </w:ins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EE030" w14:textId="77777777" w:rsidR="006941F9" w:rsidRPr="006941F9" w:rsidRDefault="006941F9">
            <w:pPr>
              <w:spacing w:line="375" w:lineRule="atLeast"/>
              <w:rPr>
                <w:ins w:id="2260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261" w:author="_" w:date="2025-11-25T12:49:00Z">
                  <w:rPr>
                    <w:ins w:id="2262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263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264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Повышающий риск фактор</w:t>
              </w:r>
            </w:ins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B74DF" w14:textId="77777777" w:rsidR="006941F9" w:rsidRPr="006941F9" w:rsidRDefault="006941F9">
            <w:pPr>
              <w:spacing w:line="375" w:lineRule="atLeast"/>
              <w:rPr>
                <w:ins w:id="2265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266" w:author="_" w:date="2025-11-25T12:49:00Z">
                  <w:rPr>
                    <w:ins w:id="2267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268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269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Влияние на стоимость</w:t>
              </w:r>
            </w:ins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F43EA" w14:textId="77777777" w:rsidR="006941F9" w:rsidRPr="006941F9" w:rsidRDefault="006941F9">
            <w:pPr>
              <w:spacing w:line="375" w:lineRule="atLeast"/>
              <w:rPr>
                <w:ins w:id="2270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271" w:author="_" w:date="2025-11-25T12:49:00Z">
                  <w:rPr>
                    <w:ins w:id="2272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273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274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Мера минимизации</w:t>
              </w:r>
            </w:ins>
          </w:p>
        </w:tc>
      </w:tr>
      <w:tr w:rsidR="006941F9" w:rsidRPr="006941F9" w14:paraId="51D7C347" w14:textId="77777777" w:rsidTr="006941F9">
        <w:trPr>
          <w:ins w:id="2275" w:author="_" w:date="2025-11-25T12:48:00Z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2E5F0" w14:textId="77777777" w:rsidR="006941F9" w:rsidRPr="006941F9" w:rsidRDefault="006941F9">
            <w:pPr>
              <w:spacing w:line="375" w:lineRule="atLeast"/>
              <w:rPr>
                <w:ins w:id="2276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277" w:author="_" w:date="2025-11-25T12:49:00Z">
                  <w:rPr>
                    <w:ins w:id="2278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279" w:author="_" w:date="2025-11-25T12:48:00Z">
              <w:r w:rsidRPr="006941F9">
                <w:rPr>
                  <w:rStyle w:val="afa"/>
                  <w:rFonts w:ascii="Segoe UI" w:hAnsi="Segoe UI" w:cs="Segoe UI"/>
                  <w:color w:val="000000" w:themeColor="text1"/>
                  <w:sz w:val="23"/>
                  <w:szCs w:val="23"/>
                  <w:rPrChange w:id="2280" w:author="_" w:date="2025-11-25T12:49:00Z">
                    <w:rPr>
                      <w:rStyle w:val="afa"/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Ставка дисконтирования (r)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C23E6" w14:textId="77777777" w:rsidR="006941F9" w:rsidRPr="006941F9" w:rsidRDefault="006941F9">
            <w:pPr>
              <w:spacing w:line="375" w:lineRule="atLeast"/>
              <w:rPr>
                <w:ins w:id="2281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282" w:author="_" w:date="2025-11-25T12:49:00Z">
                  <w:rPr>
                    <w:ins w:id="2283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284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285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Высокая конкуренция, плохое местоположение, короткие договора аренды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9DDD6" w14:textId="77777777" w:rsidR="006941F9" w:rsidRPr="006941F9" w:rsidRDefault="006941F9">
            <w:pPr>
              <w:spacing w:line="375" w:lineRule="atLeast"/>
              <w:rPr>
                <w:ins w:id="2286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287" w:author="_" w:date="2025-11-25T12:49:00Z">
                  <w:rPr>
                    <w:ins w:id="2288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289" w:author="_" w:date="2025-11-25T12:48:00Z">
              <w:r w:rsidRPr="006941F9">
                <w:rPr>
                  <w:rStyle w:val="afa"/>
                  <w:rFonts w:ascii="Segoe UI" w:hAnsi="Segoe UI" w:cs="Segoe UI"/>
                  <w:color w:val="000000" w:themeColor="text1"/>
                  <w:sz w:val="23"/>
                  <w:szCs w:val="23"/>
                  <w:rPrChange w:id="2290" w:author="_" w:date="2025-11-25T12:49:00Z">
                    <w:rPr>
                      <w:rStyle w:val="afa"/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Увеличение r → Снижение стоимости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025D3" w14:textId="77777777" w:rsidR="006941F9" w:rsidRPr="006941F9" w:rsidRDefault="006941F9">
            <w:pPr>
              <w:spacing w:line="375" w:lineRule="atLeast"/>
              <w:rPr>
                <w:ins w:id="2291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292" w:author="_" w:date="2025-11-25T12:49:00Z">
                  <w:rPr>
                    <w:ins w:id="2293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294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295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Углубленный анализ локации и договоров. Регулярный мониторинг.</w:t>
              </w:r>
            </w:ins>
          </w:p>
        </w:tc>
      </w:tr>
      <w:tr w:rsidR="006941F9" w:rsidRPr="006941F9" w14:paraId="27A81C1D" w14:textId="77777777" w:rsidTr="006941F9">
        <w:trPr>
          <w:ins w:id="2296" w:author="_" w:date="2025-11-25T12:48:00Z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B5A66" w14:textId="77777777" w:rsidR="006941F9" w:rsidRPr="006941F9" w:rsidRDefault="006941F9">
            <w:pPr>
              <w:spacing w:line="375" w:lineRule="atLeast"/>
              <w:rPr>
                <w:ins w:id="2297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298" w:author="_" w:date="2025-11-25T12:49:00Z">
                  <w:rPr>
                    <w:ins w:id="2299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300" w:author="_" w:date="2025-11-25T12:48:00Z">
              <w:r w:rsidRPr="006941F9">
                <w:rPr>
                  <w:rStyle w:val="afa"/>
                  <w:rFonts w:ascii="Segoe UI" w:hAnsi="Segoe UI" w:cs="Segoe UI"/>
                  <w:color w:val="000000" w:themeColor="text1"/>
                  <w:sz w:val="23"/>
                  <w:szCs w:val="23"/>
                  <w:rPrChange w:id="2301" w:author="_" w:date="2025-11-25T12:49:00Z">
                    <w:rPr>
                      <w:rStyle w:val="afa"/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Темп роста (g)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7F290" w14:textId="77777777" w:rsidR="006941F9" w:rsidRPr="006941F9" w:rsidRDefault="006941F9">
            <w:pPr>
              <w:spacing w:line="375" w:lineRule="atLeast"/>
              <w:rPr>
                <w:ins w:id="2302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303" w:author="_" w:date="2025-11-25T12:49:00Z">
                  <w:rPr>
                    <w:ins w:id="2304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305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306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Экономический спад, снижение покупательной способности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173A6" w14:textId="77777777" w:rsidR="006941F9" w:rsidRPr="006941F9" w:rsidRDefault="006941F9">
            <w:pPr>
              <w:spacing w:line="375" w:lineRule="atLeast"/>
              <w:rPr>
                <w:ins w:id="2307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308" w:author="_" w:date="2025-11-25T12:49:00Z">
                  <w:rPr>
                    <w:ins w:id="2309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310" w:author="_" w:date="2025-11-25T12:48:00Z">
              <w:r w:rsidRPr="006941F9">
                <w:rPr>
                  <w:rStyle w:val="afa"/>
                  <w:rFonts w:ascii="Segoe UI" w:hAnsi="Segoe UI" w:cs="Segoe UI"/>
                  <w:color w:val="000000" w:themeColor="text1"/>
                  <w:sz w:val="23"/>
                  <w:szCs w:val="23"/>
                  <w:rPrChange w:id="2311" w:author="_" w:date="2025-11-25T12:49:00Z">
                    <w:rPr>
                      <w:rStyle w:val="afa"/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Снижение g → Снижение стоимости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E9287" w14:textId="77777777" w:rsidR="006941F9" w:rsidRPr="006941F9" w:rsidRDefault="006941F9">
            <w:pPr>
              <w:spacing w:line="375" w:lineRule="atLeast"/>
              <w:rPr>
                <w:ins w:id="2312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313" w:author="_" w:date="2025-11-25T12:49:00Z">
                  <w:rPr>
                    <w:ins w:id="2314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315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316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Анализ макроэкономических показателей. Консервативный прогноз роста.</w:t>
              </w:r>
            </w:ins>
          </w:p>
        </w:tc>
      </w:tr>
      <w:tr w:rsidR="006941F9" w:rsidRPr="006941F9" w14:paraId="7382D8B1" w14:textId="77777777" w:rsidTr="006941F9">
        <w:trPr>
          <w:ins w:id="2317" w:author="_" w:date="2025-11-25T12:48:00Z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B3A8E" w14:textId="77777777" w:rsidR="006941F9" w:rsidRPr="006941F9" w:rsidRDefault="006941F9">
            <w:pPr>
              <w:spacing w:line="375" w:lineRule="atLeast"/>
              <w:rPr>
                <w:ins w:id="2318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319" w:author="_" w:date="2025-11-25T12:49:00Z">
                  <w:rPr>
                    <w:ins w:id="2320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321" w:author="_" w:date="2025-11-25T12:48:00Z">
              <w:r w:rsidRPr="006941F9">
                <w:rPr>
                  <w:rStyle w:val="afa"/>
                  <w:rFonts w:ascii="Segoe UI" w:hAnsi="Segoe UI" w:cs="Segoe UI"/>
                  <w:color w:val="000000" w:themeColor="text1"/>
                  <w:sz w:val="23"/>
                  <w:szCs w:val="23"/>
                  <w:rPrChange w:id="2322" w:author="_" w:date="2025-11-25T12:49:00Z">
                    <w:rPr>
                      <w:rStyle w:val="afa"/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lastRenderedPageBreak/>
                <w:t>Ставка терминальной капитализации (</w:t>
              </w:r>
              <w:proofErr w:type="spellStart"/>
              <w:r w:rsidRPr="006941F9">
                <w:rPr>
                  <w:rStyle w:val="afa"/>
                  <w:rFonts w:ascii="Segoe UI" w:hAnsi="Segoe UI" w:cs="Segoe UI"/>
                  <w:color w:val="000000" w:themeColor="text1"/>
                  <w:sz w:val="23"/>
                  <w:szCs w:val="23"/>
                  <w:rPrChange w:id="2323" w:author="_" w:date="2025-11-25T12:49:00Z">
                    <w:rPr>
                      <w:rStyle w:val="afa"/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Rterm</w:t>
              </w:r>
              <w:proofErr w:type="spellEnd"/>
              <w:r w:rsidRPr="006941F9">
                <w:rPr>
                  <w:rStyle w:val="afa"/>
                  <w:rFonts w:ascii="Segoe UI" w:hAnsi="Segoe UI" w:cs="Segoe UI"/>
                  <w:color w:val="000000" w:themeColor="text1"/>
                  <w:sz w:val="23"/>
                  <w:szCs w:val="23"/>
                  <w:rPrChange w:id="2324" w:author="_" w:date="2025-11-25T12:49:00Z">
                    <w:rPr>
                      <w:rStyle w:val="afa"/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)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2585E" w14:textId="77777777" w:rsidR="006941F9" w:rsidRPr="006941F9" w:rsidRDefault="006941F9">
            <w:pPr>
              <w:spacing w:line="375" w:lineRule="atLeast"/>
              <w:rPr>
                <w:ins w:id="2325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326" w:author="_" w:date="2025-11-25T12:49:00Z">
                  <w:rPr>
                    <w:ins w:id="2327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328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329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Непредсказуемость долгосрочных рыночных трендов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4CE84" w14:textId="77777777" w:rsidR="006941F9" w:rsidRPr="006941F9" w:rsidRDefault="006941F9">
            <w:pPr>
              <w:spacing w:line="375" w:lineRule="atLeast"/>
              <w:rPr>
                <w:ins w:id="2330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331" w:author="_" w:date="2025-11-25T12:49:00Z">
                  <w:rPr>
                    <w:ins w:id="2332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333" w:author="_" w:date="2025-11-25T12:48:00Z">
              <w:r w:rsidRPr="006941F9">
                <w:rPr>
                  <w:rStyle w:val="afa"/>
                  <w:rFonts w:ascii="Segoe UI" w:hAnsi="Segoe UI" w:cs="Segoe UI"/>
                  <w:color w:val="000000" w:themeColor="text1"/>
                  <w:sz w:val="23"/>
                  <w:szCs w:val="23"/>
                  <w:rPrChange w:id="2334" w:author="_" w:date="2025-11-25T12:49:00Z">
                    <w:rPr>
                      <w:rStyle w:val="afa"/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 xml:space="preserve">Увеличение </w:t>
              </w:r>
              <w:proofErr w:type="spellStart"/>
              <w:r w:rsidRPr="006941F9">
                <w:rPr>
                  <w:rStyle w:val="afa"/>
                  <w:rFonts w:ascii="Segoe UI" w:hAnsi="Segoe UI" w:cs="Segoe UI"/>
                  <w:color w:val="000000" w:themeColor="text1"/>
                  <w:sz w:val="23"/>
                  <w:szCs w:val="23"/>
                  <w:rPrChange w:id="2335" w:author="_" w:date="2025-11-25T12:49:00Z">
                    <w:rPr>
                      <w:rStyle w:val="afa"/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Rterm</w:t>
              </w:r>
              <w:proofErr w:type="spellEnd"/>
              <w:r w:rsidRPr="006941F9">
                <w:rPr>
                  <w:rStyle w:val="afa"/>
                  <w:rFonts w:ascii="Segoe UI" w:hAnsi="Segoe UI" w:cs="Segoe UI"/>
                  <w:color w:val="000000" w:themeColor="text1"/>
                  <w:sz w:val="23"/>
                  <w:szCs w:val="23"/>
                  <w:rPrChange w:id="2336" w:author="_" w:date="2025-11-25T12:49:00Z">
                    <w:rPr>
                      <w:rStyle w:val="afa"/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 xml:space="preserve"> → Резкое снижение TV и стоимости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3528E" w14:textId="77777777" w:rsidR="006941F9" w:rsidRPr="006941F9" w:rsidRDefault="006941F9">
            <w:pPr>
              <w:spacing w:line="375" w:lineRule="atLeast"/>
              <w:rPr>
                <w:ins w:id="2337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338" w:author="_" w:date="2025-11-25T12:49:00Z">
                  <w:rPr>
                    <w:ins w:id="2339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340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341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Использование пессимистичного сценария при расчете TV.</w:t>
              </w:r>
            </w:ins>
          </w:p>
        </w:tc>
      </w:tr>
      <w:tr w:rsidR="006941F9" w:rsidRPr="006941F9" w14:paraId="5DF30832" w14:textId="77777777" w:rsidTr="006941F9">
        <w:trPr>
          <w:ins w:id="2342" w:author="_" w:date="2025-11-25T12:48:00Z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FE699" w14:textId="77777777" w:rsidR="006941F9" w:rsidRPr="006941F9" w:rsidRDefault="006941F9">
            <w:pPr>
              <w:spacing w:line="375" w:lineRule="atLeast"/>
              <w:rPr>
                <w:ins w:id="2343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344" w:author="_" w:date="2025-11-25T12:49:00Z">
                  <w:rPr>
                    <w:ins w:id="2345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346" w:author="_" w:date="2025-11-25T12:48:00Z">
              <w:r w:rsidRPr="006941F9">
                <w:rPr>
                  <w:rStyle w:val="afa"/>
                  <w:rFonts w:ascii="Segoe UI" w:hAnsi="Segoe UI" w:cs="Segoe UI"/>
                  <w:color w:val="000000" w:themeColor="text1"/>
                  <w:sz w:val="23"/>
                  <w:szCs w:val="23"/>
                  <w:rPrChange w:id="2347" w:author="_" w:date="2025-11-25T12:49:00Z">
                    <w:rPr>
                      <w:rStyle w:val="afa"/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Прогноз доходов/расходов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E75CA" w14:textId="77777777" w:rsidR="006941F9" w:rsidRPr="006941F9" w:rsidRDefault="006941F9">
            <w:pPr>
              <w:spacing w:line="375" w:lineRule="atLeast"/>
              <w:rPr>
                <w:ins w:id="2348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349" w:author="_" w:date="2025-11-25T12:49:00Z">
                  <w:rPr>
                    <w:ins w:id="2350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351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352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Недобросовестность заемщика, предоставление недостоверных данных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9AA1D" w14:textId="77777777" w:rsidR="006941F9" w:rsidRPr="006941F9" w:rsidRDefault="006941F9">
            <w:pPr>
              <w:spacing w:line="375" w:lineRule="atLeast"/>
              <w:rPr>
                <w:ins w:id="2353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354" w:author="_" w:date="2025-11-25T12:49:00Z">
                  <w:rPr>
                    <w:ins w:id="2355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356" w:author="_" w:date="2025-11-25T12:48:00Z">
              <w:r w:rsidRPr="006941F9">
                <w:rPr>
                  <w:rStyle w:val="afa"/>
                  <w:rFonts w:ascii="Segoe UI" w:hAnsi="Segoe UI" w:cs="Segoe UI"/>
                  <w:color w:val="000000" w:themeColor="text1"/>
                  <w:sz w:val="23"/>
                  <w:szCs w:val="23"/>
                  <w:rPrChange w:id="2357" w:author="_" w:date="2025-11-25T12:49:00Z">
                    <w:rPr>
                      <w:rStyle w:val="afa"/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Искажение всех прогнозов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FEB4E" w14:textId="77777777" w:rsidR="006941F9" w:rsidRPr="006941F9" w:rsidRDefault="006941F9">
            <w:pPr>
              <w:spacing w:line="375" w:lineRule="atLeast"/>
              <w:rPr>
                <w:ins w:id="2358" w:author="_" w:date="2025-11-25T12:48:00Z"/>
                <w:rFonts w:ascii="Segoe UI" w:hAnsi="Segoe UI" w:cs="Segoe UI"/>
                <w:color w:val="000000" w:themeColor="text1"/>
                <w:sz w:val="23"/>
                <w:szCs w:val="23"/>
                <w:rPrChange w:id="2359" w:author="_" w:date="2025-11-25T12:49:00Z">
                  <w:rPr>
                    <w:ins w:id="2360" w:author="_" w:date="2025-11-25T12:48:00Z"/>
                    <w:rFonts w:ascii="Segoe UI" w:hAnsi="Segoe UI" w:cs="Segoe UI"/>
                    <w:sz w:val="23"/>
                    <w:szCs w:val="23"/>
                  </w:rPr>
                </w:rPrChange>
              </w:rPr>
            </w:pPr>
            <w:ins w:id="2361" w:author="_" w:date="2025-11-25T12:48:00Z"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362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 xml:space="preserve">Тщательный </w:t>
              </w:r>
              <w:proofErr w:type="spellStart"/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363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due</w:t>
              </w:r>
              <w:proofErr w:type="spellEnd"/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364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 xml:space="preserve"> </w:t>
              </w:r>
              <w:proofErr w:type="spellStart"/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365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diligence</w:t>
              </w:r>
              <w:proofErr w:type="spellEnd"/>
              <w:r w:rsidRPr="006941F9">
                <w:rPr>
                  <w:rFonts w:ascii="Segoe UI" w:hAnsi="Segoe UI" w:cs="Segoe UI"/>
                  <w:color w:val="000000" w:themeColor="text1"/>
                  <w:sz w:val="23"/>
                  <w:szCs w:val="23"/>
                  <w:rPrChange w:id="2366" w:author="_" w:date="2025-11-25T12:49:00Z">
                    <w:rPr>
                      <w:rFonts w:ascii="Segoe UI" w:hAnsi="Segoe UI" w:cs="Segoe UI"/>
                      <w:sz w:val="23"/>
                      <w:szCs w:val="23"/>
                    </w:rPr>
                  </w:rPrChange>
                </w:rPr>
                <w:t>, проверка данных по выпискам из банка.</w:t>
              </w:r>
            </w:ins>
          </w:p>
        </w:tc>
      </w:tr>
    </w:tbl>
    <w:p w14:paraId="4F8E3F8E" w14:textId="77777777" w:rsidR="006941F9" w:rsidRPr="006941F9" w:rsidRDefault="006941F9" w:rsidP="006941F9">
      <w:pPr>
        <w:pStyle w:val="ds-markdown-paragraph"/>
        <w:spacing w:before="240" w:beforeAutospacing="0" w:after="240" w:afterAutospacing="0" w:line="420" w:lineRule="atLeast"/>
        <w:rPr>
          <w:ins w:id="2367" w:author="_" w:date="2025-11-25T12:48:00Z"/>
          <w:rFonts w:ascii="Segoe UI" w:hAnsi="Segoe UI" w:cs="Segoe UI"/>
          <w:color w:val="000000" w:themeColor="text1"/>
          <w:rPrChange w:id="2368" w:author="_" w:date="2025-11-25T12:49:00Z">
            <w:rPr>
              <w:ins w:id="2369" w:author="_" w:date="2025-11-25T12:48:00Z"/>
              <w:rFonts w:ascii="Segoe UI" w:hAnsi="Segoe UI" w:cs="Segoe UI"/>
              <w:color w:val="F9FAFB"/>
            </w:rPr>
          </w:rPrChange>
        </w:rPr>
      </w:pPr>
      <w:ins w:id="2370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2371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4.3. План мониторинга для ДДП-модели:</w:t>
        </w:r>
      </w:ins>
    </w:p>
    <w:p w14:paraId="1F28F8D0" w14:textId="77777777" w:rsidR="006941F9" w:rsidRPr="006941F9" w:rsidRDefault="006941F9" w:rsidP="006941F9">
      <w:pPr>
        <w:pStyle w:val="ds-markdown-paragraph"/>
        <w:numPr>
          <w:ilvl w:val="0"/>
          <w:numId w:val="95"/>
        </w:numPr>
        <w:spacing w:after="0" w:afterAutospacing="0" w:line="420" w:lineRule="atLeast"/>
        <w:rPr>
          <w:ins w:id="2372" w:author="_" w:date="2025-11-25T12:48:00Z"/>
          <w:rFonts w:ascii="Segoe UI" w:hAnsi="Segoe UI" w:cs="Segoe UI"/>
          <w:color w:val="000000" w:themeColor="text1"/>
          <w:rPrChange w:id="2373" w:author="_" w:date="2025-11-25T12:49:00Z">
            <w:rPr>
              <w:ins w:id="2374" w:author="_" w:date="2025-11-25T12:48:00Z"/>
              <w:rFonts w:ascii="Segoe UI" w:hAnsi="Segoe UI" w:cs="Segoe UI"/>
              <w:color w:val="F9FAFB"/>
            </w:rPr>
          </w:rPrChange>
        </w:rPr>
      </w:pPr>
      <w:ins w:id="2375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2376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Ежеквартально:</w:t>
        </w:r>
        <w:r w:rsidRPr="006941F9">
          <w:rPr>
            <w:rFonts w:ascii="Segoe UI" w:hAnsi="Segoe UI" w:cs="Segoe UI"/>
            <w:color w:val="000000" w:themeColor="text1"/>
            <w:rPrChange w:id="2377" w:author="_" w:date="2025-11-25T12:49:00Z">
              <w:rPr>
                <w:rFonts w:ascii="Segoe UI" w:hAnsi="Segoe UI" w:cs="Segoe UI"/>
                <w:color w:val="F9FAFB"/>
              </w:rPr>
            </w:rPrChange>
          </w:rPr>
          <w:t> Сверка фактических поступлений арендной платы с прогнозом модели.</w:t>
        </w:r>
      </w:ins>
    </w:p>
    <w:p w14:paraId="01DE0F52" w14:textId="77777777" w:rsidR="006941F9" w:rsidRPr="006941F9" w:rsidRDefault="006941F9" w:rsidP="006941F9">
      <w:pPr>
        <w:pStyle w:val="ds-markdown-paragraph"/>
        <w:numPr>
          <w:ilvl w:val="0"/>
          <w:numId w:val="95"/>
        </w:numPr>
        <w:spacing w:after="0" w:afterAutospacing="0" w:line="420" w:lineRule="atLeast"/>
        <w:rPr>
          <w:ins w:id="2378" w:author="_" w:date="2025-11-25T12:48:00Z"/>
          <w:rFonts w:ascii="Segoe UI" w:hAnsi="Segoe UI" w:cs="Segoe UI"/>
          <w:color w:val="000000" w:themeColor="text1"/>
          <w:rPrChange w:id="2379" w:author="_" w:date="2025-11-25T12:49:00Z">
            <w:rPr>
              <w:ins w:id="2380" w:author="_" w:date="2025-11-25T12:48:00Z"/>
              <w:rFonts w:ascii="Segoe UI" w:hAnsi="Segoe UI" w:cs="Segoe UI"/>
              <w:color w:val="F9FAFB"/>
            </w:rPr>
          </w:rPrChange>
        </w:rPr>
      </w:pPr>
      <w:proofErr w:type="spellStart"/>
      <w:ins w:id="2381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2382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Полугодично</w:t>
        </w:r>
        <w:proofErr w:type="spellEnd"/>
        <w:r w:rsidRPr="006941F9">
          <w:rPr>
            <w:rStyle w:val="afa"/>
            <w:rFonts w:ascii="Segoe UI" w:hAnsi="Segoe UI" w:cs="Segoe UI"/>
            <w:color w:val="000000" w:themeColor="text1"/>
            <w:rPrChange w:id="2383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:</w:t>
        </w:r>
        <w:r w:rsidRPr="006941F9">
          <w:rPr>
            <w:rFonts w:ascii="Segoe UI" w:hAnsi="Segoe UI" w:cs="Segoe UI"/>
            <w:color w:val="000000" w:themeColor="text1"/>
            <w:rPrChange w:id="2384" w:author="_" w:date="2025-11-25T12:49:00Z">
              <w:rPr>
                <w:rFonts w:ascii="Segoe UI" w:hAnsi="Segoe UI" w:cs="Segoe UI"/>
                <w:color w:val="F9FAFB"/>
              </w:rPr>
            </w:rPrChange>
          </w:rPr>
          <w:t> Мониторинг рыночных арендных ставок и операционных расходов по городу.</w:t>
        </w:r>
      </w:ins>
    </w:p>
    <w:p w14:paraId="3EFE6267" w14:textId="77777777" w:rsidR="006941F9" w:rsidRPr="006941F9" w:rsidRDefault="006941F9" w:rsidP="006941F9">
      <w:pPr>
        <w:pStyle w:val="ds-markdown-paragraph"/>
        <w:numPr>
          <w:ilvl w:val="0"/>
          <w:numId w:val="95"/>
        </w:numPr>
        <w:spacing w:after="0" w:afterAutospacing="0" w:line="420" w:lineRule="atLeast"/>
        <w:rPr>
          <w:ins w:id="2385" w:author="_" w:date="2025-11-25T12:48:00Z"/>
          <w:rFonts w:ascii="Segoe UI" w:hAnsi="Segoe UI" w:cs="Segoe UI"/>
          <w:color w:val="000000" w:themeColor="text1"/>
          <w:rPrChange w:id="2386" w:author="_" w:date="2025-11-25T12:49:00Z">
            <w:rPr>
              <w:ins w:id="2387" w:author="_" w:date="2025-11-25T12:48:00Z"/>
              <w:rFonts w:ascii="Segoe UI" w:hAnsi="Segoe UI" w:cs="Segoe UI"/>
              <w:color w:val="F9FAFB"/>
            </w:rPr>
          </w:rPrChange>
        </w:rPr>
      </w:pPr>
      <w:ins w:id="2388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2389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Ежегодно:</w:t>
        </w:r>
        <w:r w:rsidRPr="006941F9">
          <w:rPr>
            <w:rFonts w:ascii="Segoe UI" w:hAnsi="Segoe UI" w:cs="Segoe UI"/>
            <w:color w:val="000000" w:themeColor="text1"/>
            <w:rPrChange w:id="2390" w:author="_" w:date="2025-11-25T12:49:00Z">
              <w:rPr>
                <w:rFonts w:ascii="Segoe UI" w:hAnsi="Segoe UI" w:cs="Segoe UI"/>
                <w:color w:val="F9FAFB"/>
              </w:rPr>
            </w:rPrChange>
          </w:rPr>
          <w:t> Полная актуализация ДДП-модели с учетом новых рыночных данных и фактических показателей ТЦ. Пересмотр ставки дисконтирования и темпа роста.</w:t>
        </w:r>
      </w:ins>
    </w:p>
    <w:p w14:paraId="4011EA4E" w14:textId="77777777" w:rsidR="006941F9" w:rsidRPr="006941F9" w:rsidRDefault="006941F9" w:rsidP="006941F9">
      <w:pPr>
        <w:pStyle w:val="30"/>
        <w:spacing w:before="480" w:after="240" w:line="450" w:lineRule="atLeast"/>
        <w:rPr>
          <w:ins w:id="2391" w:author="_" w:date="2025-11-25T12:48:00Z"/>
          <w:rFonts w:ascii="Segoe UI" w:hAnsi="Segoe UI" w:cs="Segoe UI"/>
          <w:color w:val="000000" w:themeColor="text1"/>
          <w:sz w:val="30"/>
          <w:szCs w:val="30"/>
          <w:rPrChange w:id="2392" w:author="_" w:date="2025-11-25T12:49:00Z">
            <w:rPr>
              <w:ins w:id="2393" w:author="_" w:date="2025-11-25T12:48:00Z"/>
              <w:rFonts w:ascii="Segoe UI" w:hAnsi="Segoe UI" w:cs="Segoe UI"/>
              <w:color w:val="F9FAFB"/>
              <w:sz w:val="30"/>
              <w:szCs w:val="30"/>
            </w:rPr>
          </w:rPrChange>
        </w:rPr>
      </w:pPr>
      <w:ins w:id="2394" w:author="_" w:date="2025-11-25T12:48:00Z">
        <w:r w:rsidRPr="006941F9">
          <w:rPr>
            <w:rStyle w:val="afa"/>
            <w:rFonts w:ascii="Segoe UI" w:hAnsi="Segoe UI" w:cs="Segoe UI"/>
            <w:b w:val="0"/>
            <w:bCs w:val="0"/>
            <w:color w:val="000000" w:themeColor="text1"/>
            <w:sz w:val="30"/>
            <w:szCs w:val="30"/>
            <w:rPrChange w:id="2395" w:author="_" w:date="2025-11-25T12:49:00Z">
              <w:rPr>
                <w:rStyle w:val="afa"/>
                <w:rFonts w:ascii="Segoe UI" w:hAnsi="Segoe UI" w:cs="Segoe UI"/>
                <w:b w:val="0"/>
                <w:bCs w:val="0"/>
                <w:color w:val="F9FAFB"/>
                <w:sz w:val="30"/>
                <w:szCs w:val="30"/>
              </w:rPr>
            </w:rPrChange>
          </w:rPr>
          <w:t>ИТОГОВЫЙ АЛГОРИТМ ДЕЙСТВИЙ</w:t>
        </w:r>
      </w:ins>
    </w:p>
    <w:p w14:paraId="0A567780" w14:textId="77777777" w:rsidR="006941F9" w:rsidRPr="006941F9" w:rsidRDefault="006941F9" w:rsidP="006941F9">
      <w:pPr>
        <w:pStyle w:val="ds-markdown-paragraph"/>
        <w:numPr>
          <w:ilvl w:val="0"/>
          <w:numId w:val="96"/>
        </w:numPr>
        <w:spacing w:after="0" w:afterAutospacing="0" w:line="420" w:lineRule="atLeast"/>
        <w:rPr>
          <w:ins w:id="2396" w:author="_" w:date="2025-11-25T12:48:00Z"/>
          <w:rFonts w:ascii="Segoe UI" w:hAnsi="Segoe UI" w:cs="Segoe UI"/>
          <w:color w:val="000000" w:themeColor="text1"/>
          <w:rPrChange w:id="2397" w:author="_" w:date="2025-11-25T12:49:00Z">
            <w:rPr>
              <w:ins w:id="2398" w:author="_" w:date="2025-11-25T12:48:00Z"/>
              <w:rFonts w:ascii="Segoe UI" w:hAnsi="Segoe UI" w:cs="Segoe UI"/>
              <w:color w:val="F9FAFB"/>
            </w:rPr>
          </w:rPrChange>
        </w:rPr>
      </w:pPr>
      <w:ins w:id="2399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2400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Собрать и верифицировать</w:t>
        </w:r>
        <w:r w:rsidRPr="006941F9">
          <w:rPr>
            <w:rFonts w:ascii="Segoe UI" w:hAnsi="Segoe UI" w:cs="Segoe UI"/>
            <w:color w:val="000000" w:themeColor="text1"/>
            <w:rPrChange w:id="2401" w:author="_" w:date="2025-11-25T12:49:00Z">
              <w:rPr>
                <w:rFonts w:ascii="Segoe UI" w:hAnsi="Segoe UI" w:cs="Segoe UI"/>
                <w:color w:val="F9FAFB"/>
              </w:rPr>
            </w:rPrChange>
          </w:rPr>
          <w:t> полный пакет документов.</w:t>
        </w:r>
      </w:ins>
    </w:p>
    <w:p w14:paraId="32330FB7" w14:textId="77777777" w:rsidR="006941F9" w:rsidRPr="006941F9" w:rsidRDefault="006941F9" w:rsidP="006941F9">
      <w:pPr>
        <w:pStyle w:val="ds-markdown-paragraph"/>
        <w:numPr>
          <w:ilvl w:val="0"/>
          <w:numId w:val="96"/>
        </w:numPr>
        <w:spacing w:after="0" w:afterAutospacing="0" w:line="420" w:lineRule="atLeast"/>
        <w:rPr>
          <w:ins w:id="2402" w:author="_" w:date="2025-11-25T12:48:00Z"/>
          <w:rFonts w:ascii="Segoe UI" w:hAnsi="Segoe UI" w:cs="Segoe UI"/>
          <w:color w:val="000000" w:themeColor="text1"/>
          <w:rPrChange w:id="2403" w:author="_" w:date="2025-11-25T12:49:00Z">
            <w:rPr>
              <w:ins w:id="2404" w:author="_" w:date="2025-11-25T12:48:00Z"/>
              <w:rFonts w:ascii="Segoe UI" w:hAnsi="Segoe UI" w:cs="Segoe UI"/>
              <w:color w:val="F9FAFB"/>
            </w:rPr>
          </w:rPrChange>
        </w:rPr>
      </w:pPr>
      <w:ins w:id="2405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2406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Провести анализ</w:t>
        </w:r>
        <w:r w:rsidRPr="006941F9">
          <w:rPr>
            <w:rFonts w:ascii="Segoe UI" w:hAnsi="Segoe UI" w:cs="Segoe UI"/>
            <w:color w:val="000000" w:themeColor="text1"/>
            <w:rPrChange w:id="2407" w:author="_" w:date="2025-11-25T12:49:00Z">
              <w:rPr>
                <w:rFonts w:ascii="Segoe UI" w:hAnsi="Segoe UI" w:cs="Segoe UI"/>
                <w:color w:val="F9FAFB"/>
              </w:rPr>
            </w:rPrChange>
          </w:rPr>
          <w:t> местоположения и конкурентной среды (SWOT).</w:t>
        </w:r>
      </w:ins>
    </w:p>
    <w:p w14:paraId="6BEEAB61" w14:textId="77777777" w:rsidR="006941F9" w:rsidRPr="006941F9" w:rsidRDefault="006941F9" w:rsidP="006941F9">
      <w:pPr>
        <w:pStyle w:val="ds-markdown-paragraph"/>
        <w:numPr>
          <w:ilvl w:val="0"/>
          <w:numId w:val="96"/>
        </w:numPr>
        <w:spacing w:after="0" w:afterAutospacing="0" w:line="420" w:lineRule="atLeast"/>
        <w:rPr>
          <w:ins w:id="2408" w:author="_" w:date="2025-11-25T12:48:00Z"/>
          <w:rFonts w:ascii="Segoe UI" w:hAnsi="Segoe UI" w:cs="Segoe UI"/>
          <w:color w:val="000000" w:themeColor="text1"/>
          <w:rPrChange w:id="2409" w:author="_" w:date="2025-11-25T12:49:00Z">
            <w:rPr>
              <w:ins w:id="2410" w:author="_" w:date="2025-11-25T12:48:00Z"/>
              <w:rFonts w:ascii="Segoe UI" w:hAnsi="Segoe UI" w:cs="Segoe UI"/>
              <w:color w:val="F9FAFB"/>
            </w:rPr>
          </w:rPrChange>
        </w:rPr>
      </w:pPr>
      <w:ins w:id="2411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2412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Рассчитать стабилизированный ЧОД</w:t>
        </w:r>
        <w:r w:rsidRPr="006941F9">
          <w:rPr>
            <w:rFonts w:ascii="Segoe UI" w:hAnsi="Segoe UI" w:cs="Segoe UI"/>
            <w:color w:val="000000" w:themeColor="text1"/>
            <w:rPrChange w:id="2413" w:author="_" w:date="2025-11-25T12:49:00Z">
              <w:rPr>
                <w:rFonts w:ascii="Segoe UI" w:hAnsi="Segoe UI" w:cs="Segoe UI"/>
                <w:color w:val="F9FAFB"/>
              </w:rPr>
            </w:rPrChange>
          </w:rPr>
          <w:t> на первый прогнозный год, используя рыночные (а не только фактические) данные по доходам и расходам.</w:t>
        </w:r>
      </w:ins>
    </w:p>
    <w:p w14:paraId="3E31A884" w14:textId="77777777" w:rsidR="006941F9" w:rsidRPr="006941F9" w:rsidRDefault="006941F9" w:rsidP="006941F9">
      <w:pPr>
        <w:pStyle w:val="ds-markdown-paragraph"/>
        <w:numPr>
          <w:ilvl w:val="0"/>
          <w:numId w:val="96"/>
        </w:numPr>
        <w:spacing w:after="120" w:afterAutospacing="0" w:line="420" w:lineRule="atLeast"/>
        <w:rPr>
          <w:ins w:id="2414" w:author="_" w:date="2025-11-25T12:48:00Z"/>
          <w:rFonts w:ascii="Segoe UI" w:hAnsi="Segoe UI" w:cs="Segoe UI"/>
          <w:color w:val="000000" w:themeColor="text1"/>
          <w:rPrChange w:id="2415" w:author="_" w:date="2025-11-25T12:49:00Z">
            <w:rPr>
              <w:ins w:id="2416" w:author="_" w:date="2025-11-25T12:48:00Z"/>
              <w:rFonts w:ascii="Segoe UI" w:hAnsi="Segoe UI" w:cs="Segoe UI"/>
              <w:color w:val="F9FAFB"/>
            </w:rPr>
          </w:rPrChange>
        </w:rPr>
      </w:pPr>
      <w:ins w:id="2417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2418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Построить детальную ДДП-модель</w:t>
        </w:r>
        <w:r w:rsidRPr="006941F9">
          <w:rPr>
            <w:rFonts w:ascii="Segoe UI" w:hAnsi="Segoe UI" w:cs="Segoe UI"/>
            <w:color w:val="000000" w:themeColor="text1"/>
            <w:rPrChange w:id="2419" w:author="_" w:date="2025-11-25T12:49:00Z">
              <w:rPr>
                <w:rFonts w:ascii="Segoe UI" w:hAnsi="Segoe UI" w:cs="Segoe UI"/>
                <w:color w:val="F9FAFB"/>
              </w:rPr>
            </w:rPrChange>
          </w:rPr>
          <w:t> на 5 лет с обоснованием:</w:t>
        </w:r>
      </w:ins>
    </w:p>
    <w:p w14:paraId="121AA899" w14:textId="77777777" w:rsidR="006941F9" w:rsidRPr="006941F9" w:rsidRDefault="006941F9" w:rsidP="006941F9">
      <w:pPr>
        <w:pStyle w:val="ds-markdown-paragraph"/>
        <w:numPr>
          <w:ilvl w:val="1"/>
          <w:numId w:val="96"/>
        </w:numPr>
        <w:spacing w:after="0" w:afterAutospacing="0" w:line="420" w:lineRule="atLeast"/>
        <w:rPr>
          <w:ins w:id="2420" w:author="_" w:date="2025-11-25T12:48:00Z"/>
          <w:rFonts w:ascii="Segoe UI" w:hAnsi="Segoe UI" w:cs="Segoe UI"/>
          <w:color w:val="000000" w:themeColor="text1"/>
          <w:rPrChange w:id="2421" w:author="_" w:date="2025-11-25T12:49:00Z">
            <w:rPr>
              <w:ins w:id="2422" w:author="_" w:date="2025-11-25T12:48:00Z"/>
              <w:rFonts w:ascii="Segoe UI" w:hAnsi="Segoe UI" w:cs="Segoe UI"/>
              <w:color w:val="F9FAFB"/>
            </w:rPr>
          </w:rPrChange>
        </w:rPr>
      </w:pPr>
      <w:ins w:id="2423" w:author="_" w:date="2025-11-25T12:48:00Z">
        <w:r w:rsidRPr="006941F9">
          <w:rPr>
            <w:rFonts w:ascii="Segoe UI" w:hAnsi="Segoe UI" w:cs="Segoe UI"/>
            <w:color w:val="000000" w:themeColor="text1"/>
            <w:rPrChange w:id="2424" w:author="_" w:date="2025-11-25T12:49:00Z">
              <w:rPr>
                <w:rFonts w:ascii="Segoe UI" w:hAnsi="Segoe UI" w:cs="Segoe UI"/>
                <w:color w:val="F9FAFB"/>
              </w:rPr>
            </w:rPrChange>
          </w:rPr>
          <w:t>Темпа роста арендных ставок (g).</w:t>
        </w:r>
      </w:ins>
    </w:p>
    <w:p w14:paraId="23C2A47D" w14:textId="77777777" w:rsidR="006941F9" w:rsidRPr="006941F9" w:rsidRDefault="006941F9" w:rsidP="006941F9">
      <w:pPr>
        <w:pStyle w:val="ds-markdown-paragraph"/>
        <w:numPr>
          <w:ilvl w:val="1"/>
          <w:numId w:val="96"/>
        </w:numPr>
        <w:spacing w:after="0" w:afterAutospacing="0" w:line="420" w:lineRule="atLeast"/>
        <w:rPr>
          <w:ins w:id="2425" w:author="_" w:date="2025-11-25T12:48:00Z"/>
          <w:rFonts w:ascii="Segoe UI" w:hAnsi="Segoe UI" w:cs="Segoe UI"/>
          <w:color w:val="000000" w:themeColor="text1"/>
          <w:rPrChange w:id="2426" w:author="_" w:date="2025-11-25T12:49:00Z">
            <w:rPr>
              <w:ins w:id="2427" w:author="_" w:date="2025-11-25T12:48:00Z"/>
              <w:rFonts w:ascii="Segoe UI" w:hAnsi="Segoe UI" w:cs="Segoe UI"/>
              <w:color w:val="F9FAFB"/>
            </w:rPr>
          </w:rPrChange>
        </w:rPr>
      </w:pPr>
      <w:ins w:id="2428" w:author="_" w:date="2025-11-25T12:48:00Z">
        <w:r w:rsidRPr="006941F9">
          <w:rPr>
            <w:rFonts w:ascii="Segoe UI" w:hAnsi="Segoe UI" w:cs="Segoe UI"/>
            <w:color w:val="000000" w:themeColor="text1"/>
            <w:rPrChange w:id="2429" w:author="_" w:date="2025-11-25T12:49:00Z">
              <w:rPr>
                <w:rFonts w:ascii="Segoe UI" w:hAnsi="Segoe UI" w:cs="Segoe UI"/>
                <w:color w:val="F9FAFB"/>
              </w:rPr>
            </w:rPrChange>
          </w:rPr>
          <w:t>Ставки дисконтирования (r) – методом кумулятивного построения.</w:t>
        </w:r>
      </w:ins>
    </w:p>
    <w:p w14:paraId="7D2D1E02" w14:textId="77777777" w:rsidR="006941F9" w:rsidRPr="006941F9" w:rsidRDefault="006941F9" w:rsidP="006941F9">
      <w:pPr>
        <w:pStyle w:val="ds-markdown-paragraph"/>
        <w:numPr>
          <w:ilvl w:val="1"/>
          <w:numId w:val="96"/>
        </w:numPr>
        <w:spacing w:after="0" w:afterAutospacing="0" w:line="420" w:lineRule="atLeast"/>
        <w:rPr>
          <w:ins w:id="2430" w:author="_" w:date="2025-11-25T12:48:00Z"/>
          <w:rFonts w:ascii="Segoe UI" w:hAnsi="Segoe UI" w:cs="Segoe UI"/>
          <w:color w:val="000000" w:themeColor="text1"/>
          <w:rPrChange w:id="2431" w:author="_" w:date="2025-11-25T12:49:00Z">
            <w:rPr>
              <w:ins w:id="2432" w:author="_" w:date="2025-11-25T12:48:00Z"/>
              <w:rFonts w:ascii="Segoe UI" w:hAnsi="Segoe UI" w:cs="Segoe UI"/>
              <w:color w:val="F9FAFB"/>
            </w:rPr>
          </w:rPrChange>
        </w:rPr>
      </w:pPr>
      <w:ins w:id="2433" w:author="_" w:date="2025-11-25T12:48:00Z">
        <w:r w:rsidRPr="006941F9">
          <w:rPr>
            <w:rFonts w:ascii="Segoe UI" w:hAnsi="Segoe UI" w:cs="Segoe UI"/>
            <w:color w:val="000000" w:themeColor="text1"/>
            <w:rPrChange w:id="2434" w:author="_" w:date="2025-11-25T12:49:00Z">
              <w:rPr>
                <w:rFonts w:ascii="Segoe UI" w:hAnsi="Segoe UI" w:cs="Segoe UI"/>
                <w:color w:val="F9FAFB"/>
              </w:rPr>
            </w:rPrChange>
          </w:rPr>
          <w:t>Ставки терминальной капитализации (</w:t>
        </w:r>
        <w:proofErr w:type="spellStart"/>
        <w:r w:rsidRPr="006941F9">
          <w:rPr>
            <w:rFonts w:ascii="Segoe UI" w:hAnsi="Segoe UI" w:cs="Segoe UI"/>
            <w:color w:val="000000" w:themeColor="text1"/>
            <w:rPrChange w:id="2435" w:author="_" w:date="2025-11-25T12:49:00Z">
              <w:rPr>
                <w:rFonts w:ascii="Segoe UI" w:hAnsi="Segoe UI" w:cs="Segoe UI"/>
                <w:color w:val="F9FAFB"/>
              </w:rPr>
            </w:rPrChange>
          </w:rPr>
          <w:t>Rterm</w:t>
        </w:r>
        <w:proofErr w:type="spellEnd"/>
        <w:r w:rsidRPr="006941F9">
          <w:rPr>
            <w:rFonts w:ascii="Segoe UI" w:hAnsi="Segoe UI" w:cs="Segoe UI"/>
            <w:color w:val="000000" w:themeColor="text1"/>
            <w:rPrChange w:id="2436" w:author="_" w:date="2025-11-25T12:49:00Z">
              <w:rPr>
                <w:rFonts w:ascii="Segoe UI" w:hAnsi="Segoe UI" w:cs="Segoe UI"/>
                <w:color w:val="F9FAFB"/>
              </w:rPr>
            </w:rPrChange>
          </w:rPr>
          <w:t>).</w:t>
        </w:r>
      </w:ins>
    </w:p>
    <w:p w14:paraId="46E52152" w14:textId="77777777" w:rsidR="006941F9" w:rsidRPr="006941F9" w:rsidRDefault="006941F9" w:rsidP="006941F9">
      <w:pPr>
        <w:pStyle w:val="ds-markdown-paragraph"/>
        <w:numPr>
          <w:ilvl w:val="0"/>
          <w:numId w:val="96"/>
        </w:numPr>
        <w:spacing w:after="0" w:afterAutospacing="0" w:line="420" w:lineRule="atLeast"/>
        <w:rPr>
          <w:ins w:id="2437" w:author="_" w:date="2025-11-25T12:48:00Z"/>
          <w:rFonts w:ascii="Segoe UI" w:hAnsi="Segoe UI" w:cs="Segoe UI"/>
          <w:color w:val="000000" w:themeColor="text1"/>
          <w:rPrChange w:id="2438" w:author="_" w:date="2025-11-25T12:49:00Z">
            <w:rPr>
              <w:ins w:id="2439" w:author="_" w:date="2025-11-25T12:48:00Z"/>
              <w:rFonts w:ascii="Segoe UI" w:hAnsi="Segoe UI" w:cs="Segoe UI"/>
              <w:color w:val="F9FAFB"/>
            </w:rPr>
          </w:rPrChange>
        </w:rPr>
      </w:pPr>
      <w:ins w:id="2440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2441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Рассчитать рыночную стоимость</w:t>
        </w:r>
        <w:r w:rsidRPr="006941F9">
          <w:rPr>
            <w:rFonts w:ascii="Segoe UI" w:hAnsi="Segoe UI" w:cs="Segoe UI"/>
            <w:color w:val="000000" w:themeColor="text1"/>
            <w:rPrChange w:id="2442" w:author="_" w:date="2025-11-25T12:49:00Z">
              <w:rPr>
                <w:rFonts w:ascii="Segoe UI" w:hAnsi="Segoe UI" w:cs="Segoe UI"/>
                <w:color w:val="F9FAFB"/>
              </w:rPr>
            </w:rPrChange>
          </w:rPr>
          <w:t> путем дисконтирования прогнозных денежных потоков и терминальной стоимости.</w:t>
        </w:r>
      </w:ins>
    </w:p>
    <w:p w14:paraId="5F3C2486" w14:textId="77777777" w:rsidR="006941F9" w:rsidRPr="006941F9" w:rsidRDefault="006941F9" w:rsidP="006941F9">
      <w:pPr>
        <w:pStyle w:val="ds-markdown-paragraph"/>
        <w:numPr>
          <w:ilvl w:val="0"/>
          <w:numId w:val="96"/>
        </w:numPr>
        <w:spacing w:after="0" w:afterAutospacing="0" w:line="420" w:lineRule="atLeast"/>
        <w:rPr>
          <w:ins w:id="2443" w:author="_" w:date="2025-11-25T12:48:00Z"/>
          <w:rFonts w:ascii="Segoe UI" w:hAnsi="Segoe UI" w:cs="Segoe UI"/>
          <w:color w:val="000000" w:themeColor="text1"/>
          <w:rPrChange w:id="2444" w:author="_" w:date="2025-11-25T12:49:00Z">
            <w:rPr>
              <w:ins w:id="2445" w:author="_" w:date="2025-11-25T12:48:00Z"/>
              <w:rFonts w:ascii="Segoe UI" w:hAnsi="Segoe UI" w:cs="Segoe UI"/>
              <w:color w:val="F9FAFB"/>
            </w:rPr>
          </w:rPrChange>
        </w:rPr>
      </w:pPr>
      <w:ins w:id="2446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2447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lastRenderedPageBreak/>
          <w:t>Применить залоговый дисконт 30%</w:t>
        </w:r>
        <w:r w:rsidRPr="006941F9">
          <w:rPr>
            <w:rFonts w:ascii="Segoe UI" w:hAnsi="Segoe UI" w:cs="Segoe UI"/>
            <w:color w:val="000000" w:themeColor="text1"/>
            <w:rPrChange w:id="2448" w:author="_" w:date="2025-11-25T12:49:00Z">
              <w:rPr>
                <w:rFonts w:ascii="Segoe UI" w:hAnsi="Segoe UI" w:cs="Segoe UI"/>
                <w:color w:val="F9FAFB"/>
              </w:rPr>
            </w:rPrChange>
          </w:rPr>
          <w:t> для определения залоговой стоимости.</w:t>
        </w:r>
      </w:ins>
    </w:p>
    <w:p w14:paraId="21520B70" w14:textId="77777777" w:rsidR="006941F9" w:rsidRPr="006941F9" w:rsidRDefault="006941F9" w:rsidP="006941F9">
      <w:pPr>
        <w:pStyle w:val="ds-markdown-paragraph"/>
        <w:numPr>
          <w:ilvl w:val="0"/>
          <w:numId w:val="96"/>
        </w:numPr>
        <w:spacing w:after="0" w:afterAutospacing="0" w:line="420" w:lineRule="atLeast"/>
        <w:rPr>
          <w:ins w:id="2449" w:author="_" w:date="2025-11-25T12:48:00Z"/>
          <w:rFonts w:ascii="Segoe UI" w:hAnsi="Segoe UI" w:cs="Segoe UI"/>
          <w:color w:val="000000" w:themeColor="text1"/>
          <w:rPrChange w:id="2450" w:author="_" w:date="2025-11-25T12:49:00Z">
            <w:rPr>
              <w:ins w:id="2451" w:author="_" w:date="2025-11-25T12:48:00Z"/>
              <w:rFonts w:ascii="Segoe UI" w:hAnsi="Segoe UI" w:cs="Segoe UI"/>
              <w:color w:val="F9FAFB"/>
            </w:rPr>
          </w:rPrChange>
        </w:rPr>
      </w:pPr>
      <w:ins w:id="2452" w:author="_" w:date="2025-11-25T12:48:00Z">
        <w:r w:rsidRPr="006941F9">
          <w:rPr>
            <w:rStyle w:val="afa"/>
            <w:rFonts w:ascii="Segoe UI" w:hAnsi="Segoe UI" w:cs="Segoe UI"/>
            <w:color w:val="000000" w:themeColor="text1"/>
            <w:rPrChange w:id="2453" w:author="_" w:date="2025-11-25T12:49:00Z">
              <w:rPr>
                <w:rStyle w:val="afa"/>
                <w:rFonts w:ascii="Segoe UI" w:hAnsi="Segoe UI" w:cs="Segoe UI"/>
                <w:color w:val="F9FAFB"/>
              </w:rPr>
            </w:rPrChange>
          </w:rPr>
          <w:t>Сформировать заключение</w:t>
        </w:r>
        <w:r w:rsidRPr="006941F9">
          <w:rPr>
            <w:rFonts w:ascii="Segoe UI" w:hAnsi="Segoe UI" w:cs="Segoe UI"/>
            <w:color w:val="000000" w:themeColor="text1"/>
            <w:rPrChange w:id="2454" w:author="_" w:date="2025-11-25T12:49:00Z">
              <w:rPr>
                <w:rFonts w:ascii="Segoe UI" w:hAnsi="Segoe UI" w:cs="Segoe UI"/>
                <w:color w:val="F9FAFB"/>
              </w:rPr>
            </w:rPrChange>
          </w:rPr>
          <w:t xml:space="preserve"> с детализацией всех допущений, рисков и рекомендаций по мониторингу, уделив особое внимание чувствительности стоимости к изменению ключевых параметров ДДП (r, g, </w:t>
        </w:r>
        <w:proofErr w:type="spellStart"/>
        <w:r w:rsidRPr="006941F9">
          <w:rPr>
            <w:rFonts w:ascii="Segoe UI" w:hAnsi="Segoe UI" w:cs="Segoe UI"/>
            <w:color w:val="000000" w:themeColor="text1"/>
            <w:rPrChange w:id="2455" w:author="_" w:date="2025-11-25T12:49:00Z">
              <w:rPr>
                <w:rFonts w:ascii="Segoe UI" w:hAnsi="Segoe UI" w:cs="Segoe UI"/>
                <w:color w:val="F9FAFB"/>
              </w:rPr>
            </w:rPrChange>
          </w:rPr>
          <w:t>Rterm</w:t>
        </w:r>
        <w:proofErr w:type="spellEnd"/>
        <w:r w:rsidRPr="006941F9">
          <w:rPr>
            <w:rFonts w:ascii="Segoe UI" w:hAnsi="Segoe UI" w:cs="Segoe UI"/>
            <w:color w:val="000000" w:themeColor="text1"/>
            <w:rPrChange w:id="2456" w:author="_" w:date="2025-11-25T12:49:00Z">
              <w:rPr>
                <w:rFonts w:ascii="Segoe UI" w:hAnsi="Segoe UI" w:cs="Segoe UI"/>
                <w:color w:val="F9FAFB"/>
              </w:rPr>
            </w:rPrChange>
          </w:rPr>
          <w:t>).</w:t>
        </w:r>
      </w:ins>
    </w:p>
    <w:p w14:paraId="306D5065" w14:textId="60B7E31A" w:rsidR="00580838" w:rsidRPr="006941F9" w:rsidDel="006941F9" w:rsidRDefault="00580838" w:rsidP="006941F9">
      <w:pPr>
        <w:rPr>
          <w:del w:id="2457" w:author="_" w:date="2025-11-25T12:33:00Z"/>
          <w:b/>
          <w:color w:val="000000" w:themeColor="text1"/>
          <w:rPrChange w:id="2458" w:author="_" w:date="2025-11-25T12:49:00Z">
            <w:rPr>
              <w:del w:id="2459" w:author="_" w:date="2025-11-25T12:33:00Z"/>
              <w:b/>
            </w:rPr>
          </w:rPrChange>
        </w:rPr>
        <w:pPrChange w:id="2460" w:author="_" w:date="2025-11-25T12:48:00Z">
          <w:pPr>
            <w:ind w:left="6237"/>
          </w:pPr>
        </w:pPrChange>
      </w:pPr>
      <w:del w:id="2461" w:author="_" w:date="2025-11-25T12:33:00Z">
        <w:r w:rsidRPr="006941F9" w:rsidDel="00AD45DD">
          <w:rPr>
            <w:b/>
            <w:color w:val="000000" w:themeColor="text1"/>
            <w:rPrChange w:id="2462" w:author="_" w:date="2025-11-25T12:49:00Z">
              <w:rPr>
                <w:b/>
              </w:rPr>
            </w:rPrChange>
          </w:rPr>
          <w:delText>Приложение 8.</w:delText>
        </w:r>
        <w:bookmarkEnd w:id="3"/>
        <w:r w:rsidRPr="006941F9" w:rsidDel="00AD45DD">
          <w:rPr>
            <w:b/>
            <w:color w:val="000000" w:themeColor="text1"/>
            <w:rPrChange w:id="2463" w:author="_" w:date="2025-11-25T12:49:00Z">
              <w:rPr>
                <w:b/>
              </w:rPr>
            </w:rPrChange>
          </w:rPr>
          <w:delText xml:space="preserve"> </w:delText>
        </w:r>
      </w:del>
    </w:p>
    <w:p w14:paraId="3DC8E087" w14:textId="6BF21E6E" w:rsidR="006941F9" w:rsidRPr="006941F9" w:rsidRDefault="006941F9" w:rsidP="006941F9">
      <w:pPr>
        <w:rPr>
          <w:ins w:id="2464" w:author="_" w:date="2025-11-25T12:47:00Z"/>
          <w:b/>
          <w:color w:val="000000" w:themeColor="text1"/>
          <w:rPrChange w:id="2465" w:author="_" w:date="2025-11-25T12:49:00Z">
            <w:rPr>
              <w:ins w:id="2466" w:author="_" w:date="2025-11-25T12:47:00Z"/>
              <w:b/>
            </w:rPr>
          </w:rPrChange>
        </w:rPr>
        <w:pPrChange w:id="2467" w:author="_" w:date="2025-11-25T12:48:00Z">
          <w:pPr>
            <w:ind w:left="6237"/>
          </w:pPr>
        </w:pPrChange>
      </w:pPr>
    </w:p>
    <w:p w14:paraId="428654C0" w14:textId="31BFE220" w:rsidR="006941F9" w:rsidRPr="006941F9" w:rsidRDefault="006941F9" w:rsidP="00416A9E">
      <w:pPr>
        <w:ind w:left="6237"/>
        <w:rPr>
          <w:ins w:id="2468" w:author="_" w:date="2025-11-25T12:47:00Z"/>
          <w:b/>
          <w:color w:val="000000" w:themeColor="text1"/>
          <w:rPrChange w:id="2469" w:author="_" w:date="2025-11-25T12:49:00Z">
            <w:rPr>
              <w:ins w:id="2470" w:author="_" w:date="2025-11-25T12:47:00Z"/>
              <w:b/>
            </w:rPr>
          </w:rPrChange>
        </w:rPr>
      </w:pPr>
    </w:p>
    <w:p w14:paraId="2952C1F0" w14:textId="1A4B479E" w:rsidR="006941F9" w:rsidRPr="006941F9" w:rsidRDefault="006941F9" w:rsidP="00416A9E">
      <w:pPr>
        <w:ind w:left="6237"/>
        <w:rPr>
          <w:ins w:id="2471" w:author="_" w:date="2025-11-25T12:47:00Z"/>
          <w:b/>
          <w:color w:val="000000" w:themeColor="text1"/>
          <w:rPrChange w:id="2472" w:author="_" w:date="2025-11-25T12:49:00Z">
            <w:rPr>
              <w:ins w:id="2473" w:author="_" w:date="2025-11-25T12:47:00Z"/>
              <w:b/>
            </w:rPr>
          </w:rPrChange>
        </w:rPr>
      </w:pPr>
    </w:p>
    <w:p w14:paraId="55074307" w14:textId="3E54E5A1" w:rsidR="006941F9" w:rsidRPr="006941F9" w:rsidRDefault="006941F9" w:rsidP="00416A9E">
      <w:pPr>
        <w:ind w:left="6237"/>
        <w:rPr>
          <w:ins w:id="2474" w:author="_" w:date="2025-11-25T12:47:00Z"/>
          <w:b/>
          <w:color w:val="000000" w:themeColor="text1"/>
          <w:rPrChange w:id="2475" w:author="_" w:date="2025-11-25T12:49:00Z">
            <w:rPr>
              <w:ins w:id="2476" w:author="_" w:date="2025-11-25T12:47:00Z"/>
              <w:b/>
            </w:rPr>
          </w:rPrChange>
        </w:rPr>
      </w:pPr>
    </w:p>
    <w:p w14:paraId="59FA3597" w14:textId="73FCA02B" w:rsidR="006941F9" w:rsidRPr="006941F9" w:rsidRDefault="006941F9" w:rsidP="00416A9E">
      <w:pPr>
        <w:ind w:left="6237"/>
        <w:rPr>
          <w:ins w:id="2477" w:author="_" w:date="2025-11-25T12:47:00Z"/>
          <w:b/>
          <w:color w:val="000000" w:themeColor="text1"/>
          <w:rPrChange w:id="2478" w:author="_" w:date="2025-11-25T12:49:00Z">
            <w:rPr>
              <w:ins w:id="2479" w:author="_" w:date="2025-11-25T12:47:00Z"/>
              <w:b/>
            </w:rPr>
          </w:rPrChange>
        </w:rPr>
      </w:pPr>
    </w:p>
    <w:p w14:paraId="3D997B92" w14:textId="2206B448" w:rsidR="006941F9" w:rsidRPr="006941F9" w:rsidRDefault="006941F9" w:rsidP="00416A9E">
      <w:pPr>
        <w:ind w:left="6237"/>
        <w:rPr>
          <w:ins w:id="2480" w:author="_" w:date="2025-11-25T12:47:00Z"/>
          <w:b/>
          <w:color w:val="000000" w:themeColor="text1"/>
          <w:rPrChange w:id="2481" w:author="_" w:date="2025-11-25T12:49:00Z">
            <w:rPr>
              <w:ins w:id="2482" w:author="_" w:date="2025-11-25T12:47:00Z"/>
              <w:b/>
            </w:rPr>
          </w:rPrChange>
        </w:rPr>
      </w:pPr>
    </w:p>
    <w:p w14:paraId="763F04C5" w14:textId="610602BB" w:rsidR="006941F9" w:rsidRPr="006941F9" w:rsidRDefault="006941F9" w:rsidP="00416A9E">
      <w:pPr>
        <w:ind w:left="6237"/>
        <w:rPr>
          <w:ins w:id="2483" w:author="_" w:date="2025-11-25T12:47:00Z"/>
          <w:b/>
          <w:color w:val="000000" w:themeColor="text1"/>
          <w:rPrChange w:id="2484" w:author="_" w:date="2025-11-25T12:49:00Z">
            <w:rPr>
              <w:ins w:id="2485" w:author="_" w:date="2025-11-25T12:47:00Z"/>
              <w:b/>
            </w:rPr>
          </w:rPrChange>
        </w:rPr>
      </w:pPr>
    </w:p>
    <w:p w14:paraId="3EA3ABE8" w14:textId="03D7BD8A" w:rsidR="006941F9" w:rsidRPr="006941F9" w:rsidRDefault="006941F9" w:rsidP="00416A9E">
      <w:pPr>
        <w:ind w:left="6237"/>
        <w:rPr>
          <w:ins w:id="2486" w:author="_" w:date="2025-11-25T12:47:00Z"/>
          <w:b/>
          <w:color w:val="000000" w:themeColor="text1"/>
          <w:rPrChange w:id="2487" w:author="_" w:date="2025-11-25T12:49:00Z">
            <w:rPr>
              <w:ins w:id="2488" w:author="_" w:date="2025-11-25T12:47:00Z"/>
              <w:b/>
            </w:rPr>
          </w:rPrChange>
        </w:rPr>
      </w:pPr>
    </w:p>
    <w:p w14:paraId="068F1AA6" w14:textId="07A15C0B" w:rsidR="006941F9" w:rsidRPr="006941F9" w:rsidRDefault="006941F9" w:rsidP="00416A9E">
      <w:pPr>
        <w:ind w:left="6237"/>
        <w:rPr>
          <w:ins w:id="2489" w:author="_" w:date="2025-11-25T12:47:00Z"/>
          <w:b/>
          <w:color w:val="000000" w:themeColor="text1"/>
          <w:rPrChange w:id="2490" w:author="_" w:date="2025-11-25T12:49:00Z">
            <w:rPr>
              <w:ins w:id="2491" w:author="_" w:date="2025-11-25T12:47:00Z"/>
              <w:b/>
            </w:rPr>
          </w:rPrChange>
        </w:rPr>
      </w:pPr>
    </w:p>
    <w:p w14:paraId="5454C505" w14:textId="110CBDC0" w:rsidR="006941F9" w:rsidRPr="006941F9" w:rsidRDefault="006941F9" w:rsidP="00416A9E">
      <w:pPr>
        <w:ind w:left="6237"/>
        <w:rPr>
          <w:ins w:id="2492" w:author="_" w:date="2025-11-25T12:47:00Z"/>
          <w:b/>
          <w:color w:val="000000" w:themeColor="text1"/>
          <w:rPrChange w:id="2493" w:author="_" w:date="2025-11-25T12:49:00Z">
            <w:rPr>
              <w:ins w:id="2494" w:author="_" w:date="2025-11-25T12:47:00Z"/>
              <w:b/>
            </w:rPr>
          </w:rPrChange>
        </w:rPr>
      </w:pPr>
    </w:p>
    <w:p w14:paraId="30D82945" w14:textId="48F6A9DE" w:rsidR="006941F9" w:rsidRPr="006941F9" w:rsidRDefault="006941F9" w:rsidP="00416A9E">
      <w:pPr>
        <w:ind w:left="6237"/>
        <w:rPr>
          <w:ins w:id="2495" w:author="_" w:date="2025-11-25T12:47:00Z"/>
          <w:b/>
          <w:color w:val="000000" w:themeColor="text1"/>
          <w:rPrChange w:id="2496" w:author="_" w:date="2025-11-25T12:49:00Z">
            <w:rPr>
              <w:ins w:id="2497" w:author="_" w:date="2025-11-25T12:47:00Z"/>
              <w:b/>
            </w:rPr>
          </w:rPrChange>
        </w:rPr>
      </w:pPr>
    </w:p>
    <w:p w14:paraId="39DF8A9B" w14:textId="0B9D384F" w:rsidR="006941F9" w:rsidRPr="006941F9" w:rsidRDefault="006941F9" w:rsidP="00416A9E">
      <w:pPr>
        <w:ind w:left="6237"/>
        <w:rPr>
          <w:ins w:id="2498" w:author="_" w:date="2025-11-25T12:47:00Z"/>
          <w:b/>
          <w:color w:val="000000" w:themeColor="text1"/>
          <w:rPrChange w:id="2499" w:author="_" w:date="2025-11-25T12:49:00Z">
            <w:rPr>
              <w:ins w:id="2500" w:author="_" w:date="2025-11-25T12:47:00Z"/>
              <w:b/>
            </w:rPr>
          </w:rPrChange>
        </w:rPr>
      </w:pPr>
    </w:p>
    <w:p w14:paraId="2985DECE" w14:textId="312AB55B" w:rsidR="006941F9" w:rsidRPr="006941F9" w:rsidRDefault="006941F9" w:rsidP="00416A9E">
      <w:pPr>
        <w:ind w:left="6237"/>
        <w:rPr>
          <w:ins w:id="2501" w:author="_" w:date="2025-11-25T12:47:00Z"/>
          <w:b/>
          <w:color w:val="000000" w:themeColor="text1"/>
          <w:rPrChange w:id="2502" w:author="_" w:date="2025-11-25T12:49:00Z">
            <w:rPr>
              <w:ins w:id="2503" w:author="_" w:date="2025-11-25T12:47:00Z"/>
              <w:b/>
            </w:rPr>
          </w:rPrChange>
        </w:rPr>
      </w:pPr>
    </w:p>
    <w:p w14:paraId="4E7C34D5" w14:textId="2C76388F" w:rsidR="006941F9" w:rsidRPr="006941F9" w:rsidRDefault="006941F9" w:rsidP="00416A9E">
      <w:pPr>
        <w:ind w:left="6237"/>
        <w:rPr>
          <w:ins w:id="2504" w:author="_" w:date="2025-11-25T12:47:00Z"/>
          <w:b/>
          <w:color w:val="000000" w:themeColor="text1"/>
          <w:rPrChange w:id="2505" w:author="_" w:date="2025-11-25T12:49:00Z">
            <w:rPr>
              <w:ins w:id="2506" w:author="_" w:date="2025-11-25T12:47:00Z"/>
              <w:b/>
            </w:rPr>
          </w:rPrChange>
        </w:rPr>
      </w:pPr>
    </w:p>
    <w:p w14:paraId="4E6495D2" w14:textId="6FD27F93" w:rsidR="006941F9" w:rsidRPr="006941F9" w:rsidRDefault="006941F9" w:rsidP="00416A9E">
      <w:pPr>
        <w:ind w:left="6237"/>
        <w:rPr>
          <w:ins w:id="2507" w:author="_" w:date="2025-11-25T12:47:00Z"/>
          <w:b/>
          <w:color w:val="000000" w:themeColor="text1"/>
          <w:rPrChange w:id="2508" w:author="_" w:date="2025-11-25T12:49:00Z">
            <w:rPr>
              <w:ins w:id="2509" w:author="_" w:date="2025-11-25T12:47:00Z"/>
              <w:b/>
            </w:rPr>
          </w:rPrChange>
        </w:rPr>
      </w:pPr>
    </w:p>
    <w:p w14:paraId="79752488" w14:textId="71EB7BDA" w:rsidR="006941F9" w:rsidRPr="006941F9" w:rsidRDefault="006941F9" w:rsidP="00416A9E">
      <w:pPr>
        <w:ind w:left="6237"/>
        <w:rPr>
          <w:ins w:id="2510" w:author="_" w:date="2025-11-25T12:47:00Z"/>
          <w:b/>
          <w:color w:val="000000" w:themeColor="text1"/>
          <w:rPrChange w:id="2511" w:author="_" w:date="2025-11-25T12:49:00Z">
            <w:rPr>
              <w:ins w:id="2512" w:author="_" w:date="2025-11-25T12:47:00Z"/>
              <w:b/>
            </w:rPr>
          </w:rPrChange>
        </w:rPr>
      </w:pPr>
    </w:p>
    <w:p w14:paraId="71FB59A5" w14:textId="0615D754" w:rsidR="006941F9" w:rsidRPr="006941F9" w:rsidRDefault="006941F9" w:rsidP="00416A9E">
      <w:pPr>
        <w:ind w:left="6237"/>
        <w:rPr>
          <w:ins w:id="2513" w:author="_" w:date="2025-11-25T12:47:00Z"/>
          <w:b/>
          <w:color w:val="000000" w:themeColor="text1"/>
          <w:rPrChange w:id="2514" w:author="_" w:date="2025-11-25T12:49:00Z">
            <w:rPr>
              <w:ins w:id="2515" w:author="_" w:date="2025-11-25T12:47:00Z"/>
              <w:b/>
            </w:rPr>
          </w:rPrChange>
        </w:rPr>
      </w:pPr>
    </w:p>
    <w:p w14:paraId="0EF27661" w14:textId="2252539B" w:rsidR="006941F9" w:rsidRPr="006941F9" w:rsidRDefault="006941F9" w:rsidP="00416A9E">
      <w:pPr>
        <w:ind w:left="6237"/>
        <w:rPr>
          <w:ins w:id="2516" w:author="_" w:date="2025-11-25T12:47:00Z"/>
          <w:b/>
          <w:color w:val="000000" w:themeColor="text1"/>
          <w:rPrChange w:id="2517" w:author="_" w:date="2025-11-25T12:49:00Z">
            <w:rPr>
              <w:ins w:id="2518" w:author="_" w:date="2025-11-25T12:47:00Z"/>
              <w:b/>
            </w:rPr>
          </w:rPrChange>
        </w:rPr>
      </w:pPr>
    </w:p>
    <w:p w14:paraId="4B5E21AC" w14:textId="14318E7B" w:rsidR="006941F9" w:rsidRPr="006941F9" w:rsidRDefault="006941F9" w:rsidP="00416A9E">
      <w:pPr>
        <w:ind w:left="6237"/>
        <w:rPr>
          <w:ins w:id="2519" w:author="_" w:date="2025-11-25T12:47:00Z"/>
          <w:b/>
          <w:color w:val="000000" w:themeColor="text1"/>
          <w:rPrChange w:id="2520" w:author="_" w:date="2025-11-25T12:49:00Z">
            <w:rPr>
              <w:ins w:id="2521" w:author="_" w:date="2025-11-25T12:47:00Z"/>
              <w:b/>
            </w:rPr>
          </w:rPrChange>
        </w:rPr>
      </w:pPr>
    </w:p>
    <w:p w14:paraId="4C33B935" w14:textId="1F073F51" w:rsidR="006941F9" w:rsidRPr="006941F9" w:rsidRDefault="006941F9" w:rsidP="00416A9E">
      <w:pPr>
        <w:ind w:left="6237"/>
        <w:rPr>
          <w:ins w:id="2522" w:author="_" w:date="2025-11-25T12:47:00Z"/>
          <w:b/>
          <w:color w:val="000000" w:themeColor="text1"/>
          <w:rPrChange w:id="2523" w:author="_" w:date="2025-11-25T12:49:00Z">
            <w:rPr>
              <w:ins w:id="2524" w:author="_" w:date="2025-11-25T12:47:00Z"/>
              <w:b/>
            </w:rPr>
          </w:rPrChange>
        </w:rPr>
      </w:pPr>
    </w:p>
    <w:p w14:paraId="7414CE34" w14:textId="57021BEE" w:rsidR="006941F9" w:rsidRPr="006941F9" w:rsidRDefault="006941F9" w:rsidP="00416A9E">
      <w:pPr>
        <w:ind w:left="6237"/>
        <w:rPr>
          <w:ins w:id="2525" w:author="_" w:date="2025-11-25T12:47:00Z"/>
          <w:b/>
          <w:color w:val="000000" w:themeColor="text1"/>
          <w:rPrChange w:id="2526" w:author="_" w:date="2025-11-25T12:49:00Z">
            <w:rPr>
              <w:ins w:id="2527" w:author="_" w:date="2025-11-25T12:47:00Z"/>
              <w:b/>
            </w:rPr>
          </w:rPrChange>
        </w:rPr>
      </w:pPr>
    </w:p>
    <w:p w14:paraId="06F66C2E" w14:textId="7580076B" w:rsidR="006941F9" w:rsidRPr="006941F9" w:rsidRDefault="006941F9" w:rsidP="00416A9E">
      <w:pPr>
        <w:ind w:left="6237"/>
        <w:rPr>
          <w:ins w:id="2528" w:author="_" w:date="2025-11-25T12:47:00Z"/>
          <w:b/>
          <w:color w:val="000000" w:themeColor="text1"/>
          <w:rPrChange w:id="2529" w:author="_" w:date="2025-11-25T12:49:00Z">
            <w:rPr>
              <w:ins w:id="2530" w:author="_" w:date="2025-11-25T12:47:00Z"/>
              <w:b/>
            </w:rPr>
          </w:rPrChange>
        </w:rPr>
      </w:pPr>
    </w:p>
    <w:p w14:paraId="4BA99A11" w14:textId="31F47216" w:rsidR="006941F9" w:rsidRPr="006941F9" w:rsidRDefault="006941F9" w:rsidP="00416A9E">
      <w:pPr>
        <w:ind w:left="6237"/>
        <w:rPr>
          <w:ins w:id="2531" w:author="_" w:date="2025-11-25T12:47:00Z"/>
          <w:b/>
          <w:color w:val="000000" w:themeColor="text1"/>
          <w:rPrChange w:id="2532" w:author="_" w:date="2025-11-25T12:49:00Z">
            <w:rPr>
              <w:ins w:id="2533" w:author="_" w:date="2025-11-25T12:47:00Z"/>
              <w:b/>
            </w:rPr>
          </w:rPrChange>
        </w:rPr>
      </w:pPr>
    </w:p>
    <w:p w14:paraId="09C974F0" w14:textId="6805F9F7" w:rsidR="006941F9" w:rsidRPr="006941F9" w:rsidRDefault="006941F9" w:rsidP="00416A9E">
      <w:pPr>
        <w:ind w:left="6237"/>
        <w:rPr>
          <w:ins w:id="2534" w:author="_" w:date="2025-11-25T12:47:00Z"/>
          <w:b/>
          <w:color w:val="000000" w:themeColor="text1"/>
          <w:rPrChange w:id="2535" w:author="_" w:date="2025-11-25T12:49:00Z">
            <w:rPr>
              <w:ins w:id="2536" w:author="_" w:date="2025-11-25T12:47:00Z"/>
              <w:b/>
            </w:rPr>
          </w:rPrChange>
        </w:rPr>
      </w:pPr>
    </w:p>
    <w:p w14:paraId="4853691F" w14:textId="1F60357D" w:rsidR="006941F9" w:rsidRPr="006941F9" w:rsidRDefault="006941F9" w:rsidP="00416A9E">
      <w:pPr>
        <w:ind w:left="6237"/>
        <w:rPr>
          <w:ins w:id="2537" w:author="_" w:date="2025-11-25T12:47:00Z"/>
          <w:b/>
          <w:color w:val="000000" w:themeColor="text1"/>
          <w:rPrChange w:id="2538" w:author="_" w:date="2025-11-25T12:49:00Z">
            <w:rPr>
              <w:ins w:id="2539" w:author="_" w:date="2025-11-25T12:47:00Z"/>
              <w:b/>
            </w:rPr>
          </w:rPrChange>
        </w:rPr>
      </w:pPr>
    </w:p>
    <w:p w14:paraId="48F0AFF6" w14:textId="6BAF533C" w:rsidR="006941F9" w:rsidRPr="006941F9" w:rsidRDefault="006941F9" w:rsidP="00416A9E">
      <w:pPr>
        <w:ind w:left="6237"/>
        <w:rPr>
          <w:ins w:id="2540" w:author="_" w:date="2025-11-25T12:47:00Z"/>
          <w:b/>
          <w:color w:val="000000" w:themeColor="text1"/>
          <w:rPrChange w:id="2541" w:author="_" w:date="2025-11-25T12:49:00Z">
            <w:rPr>
              <w:ins w:id="2542" w:author="_" w:date="2025-11-25T12:47:00Z"/>
              <w:b/>
            </w:rPr>
          </w:rPrChange>
        </w:rPr>
      </w:pPr>
    </w:p>
    <w:p w14:paraId="40191364" w14:textId="338554F3" w:rsidR="006941F9" w:rsidRPr="006941F9" w:rsidRDefault="006941F9" w:rsidP="00416A9E">
      <w:pPr>
        <w:ind w:left="6237"/>
        <w:rPr>
          <w:ins w:id="2543" w:author="_" w:date="2025-11-25T12:47:00Z"/>
          <w:b/>
          <w:color w:val="000000" w:themeColor="text1"/>
          <w:rPrChange w:id="2544" w:author="_" w:date="2025-11-25T12:49:00Z">
            <w:rPr>
              <w:ins w:id="2545" w:author="_" w:date="2025-11-25T12:47:00Z"/>
              <w:b/>
            </w:rPr>
          </w:rPrChange>
        </w:rPr>
      </w:pPr>
    </w:p>
    <w:p w14:paraId="1D18CFFC" w14:textId="77077979" w:rsidR="006941F9" w:rsidRPr="006941F9" w:rsidRDefault="006941F9" w:rsidP="00416A9E">
      <w:pPr>
        <w:ind w:left="6237"/>
        <w:rPr>
          <w:ins w:id="2546" w:author="_" w:date="2025-11-25T12:47:00Z"/>
          <w:b/>
          <w:color w:val="000000" w:themeColor="text1"/>
          <w:rPrChange w:id="2547" w:author="_" w:date="2025-11-25T12:49:00Z">
            <w:rPr>
              <w:ins w:id="2548" w:author="_" w:date="2025-11-25T12:47:00Z"/>
              <w:b/>
            </w:rPr>
          </w:rPrChange>
        </w:rPr>
      </w:pPr>
    </w:p>
    <w:p w14:paraId="74CC16EF" w14:textId="092AA6AB" w:rsidR="006941F9" w:rsidRPr="006941F9" w:rsidRDefault="006941F9" w:rsidP="00416A9E">
      <w:pPr>
        <w:ind w:left="6237"/>
        <w:rPr>
          <w:ins w:id="2549" w:author="_" w:date="2025-11-25T12:47:00Z"/>
          <w:b/>
          <w:color w:val="000000" w:themeColor="text1"/>
          <w:rPrChange w:id="2550" w:author="_" w:date="2025-11-25T12:49:00Z">
            <w:rPr>
              <w:ins w:id="2551" w:author="_" w:date="2025-11-25T12:47:00Z"/>
              <w:b/>
            </w:rPr>
          </w:rPrChange>
        </w:rPr>
      </w:pPr>
    </w:p>
    <w:p w14:paraId="444899F5" w14:textId="15C20531" w:rsidR="006941F9" w:rsidRPr="006941F9" w:rsidRDefault="006941F9" w:rsidP="00416A9E">
      <w:pPr>
        <w:ind w:left="6237"/>
        <w:rPr>
          <w:ins w:id="2552" w:author="_" w:date="2025-11-25T12:47:00Z"/>
          <w:b/>
          <w:color w:val="000000" w:themeColor="text1"/>
          <w:rPrChange w:id="2553" w:author="_" w:date="2025-11-25T12:49:00Z">
            <w:rPr>
              <w:ins w:id="2554" w:author="_" w:date="2025-11-25T12:47:00Z"/>
              <w:b/>
            </w:rPr>
          </w:rPrChange>
        </w:rPr>
      </w:pPr>
    </w:p>
    <w:p w14:paraId="4F4DDE26" w14:textId="6BC2D634" w:rsidR="006941F9" w:rsidRPr="006941F9" w:rsidRDefault="006941F9" w:rsidP="00416A9E">
      <w:pPr>
        <w:ind w:left="6237"/>
        <w:rPr>
          <w:ins w:id="2555" w:author="_" w:date="2025-11-25T12:47:00Z"/>
          <w:b/>
          <w:color w:val="000000" w:themeColor="text1"/>
          <w:rPrChange w:id="2556" w:author="_" w:date="2025-11-25T12:49:00Z">
            <w:rPr>
              <w:ins w:id="2557" w:author="_" w:date="2025-11-25T12:47:00Z"/>
              <w:b/>
            </w:rPr>
          </w:rPrChange>
        </w:rPr>
      </w:pPr>
    </w:p>
    <w:p w14:paraId="2CA07DA1" w14:textId="23238DD4" w:rsidR="006941F9" w:rsidRPr="006941F9" w:rsidRDefault="006941F9" w:rsidP="00416A9E">
      <w:pPr>
        <w:ind w:left="6237"/>
        <w:rPr>
          <w:ins w:id="2558" w:author="_" w:date="2025-11-25T12:47:00Z"/>
          <w:b/>
          <w:color w:val="000000" w:themeColor="text1"/>
          <w:rPrChange w:id="2559" w:author="_" w:date="2025-11-25T12:49:00Z">
            <w:rPr>
              <w:ins w:id="2560" w:author="_" w:date="2025-11-25T12:47:00Z"/>
              <w:b/>
            </w:rPr>
          </w:rPrChange>
        </w:rPr>
      </w:pPr>
    </w:p>
    <w:p w14:paraId="2604CC3E" w14:textId="0B34FB74" w:rsidR="006941F9" w:rsidRPr="006941F9" w:rsidRDefault="006941F9" w:rsidP="00416A9E">
      <w:pPr>
        <w:ind w:left="6237"/>
        <w:rPr>
          <w:ins w:id="2561" w:author="_" w:date="2025-11-25T12:47:00Z"/>
          <w:b/>
          <w:color w:val="000000" w:themeColor="text1"/>
          <w:rPrChange w:id="2562" w:author="_" w:date="2025-11-25T12:49:00Z">
            <w:rPr>
              <w:ins w:id="2563" w:author="_" w:date="2025-11-25T12:47:00Z"/>
              <w:b/>
            </w:rPr>
          </w:rPrChange>
        </w:rPr>
      </w:pPr>
    </w:p>
    <w:p w14:paraId="0A9F3F4D" w14:textId="04F4C44B" w:rsidR="006941F9" w:rsidRPr="006941F9" w:rsidRDefault="006941F9" w:rsidP="00416A9E">
      <w:pPr>
        <w:ind w:left="6237"/>
        <w:rPr>
          <w:ins w:id="2564" w:author="_" w:date="2025-11-25T12:47:00Z"/>
          <w:b/>
          <w:color w:val="000000" w:themeColor="text1"/>
          <w:rPrChange w:id="2565" w:author="_" w:date="2025-11-25T12:49:00Z">
            <w:rPr>
              <w:ins w:id="2566" w:author="_" w:date="2025-11-25T12:47:00Z"/>
              <w:b/>
            </w:rPr>
          </w:rPrChange>
        </w:rPr>
      </w:pPr>
    </w:p>
    <w:p w14:paraId="3D1B2A91" w14:textId="2E20EB08" w:rsidR="006941F9" w:rsidRPr="006941F9" w:rsidRDefault="006941F9" w:rsidP="00416A9E">
      <w:pPr>
        <w:ind w:left="6237"/>
        <w:rPr>
          <w:ins w:id="2567" w:author="_" w:date="2025-11-25T12:47:00Z"/>
          <w:b/>
          <w:color w:val="000000" w:themeColor="text1"/>
          <w:rPrChange w:id="2568" w:author="_" w:date="2025-11-25T12:49:00Z">
            <w:rPr>
              <w:ins w:id="2569" w:author="_" w:date="2025-11-25T12:47:00Z"/>
              <w:b/>
            </w:rPr>
          </w:rPrChange>
        </w:rPr>
      </w:pPr>
    </w:p>
    <w:p w14:paraId="3FE557AA" w14:textId="205E97FE" w:rsidR="006941F9" w:rsidRPr="006941F9" w:rsidRDefault="006941F9" w:rsidP="00416A9E">
      <w:pPr>
        <w:ind w:left="6237"/>
        <w:rPr>
          <w:ins w:id="2570" w:author="_" w:date="2025-11-25T12:47:00Z"/>
          <w:b/>
          <w:color w:val="000000" w:themeColor="text1"/>
          <w:rPrChange w:id="2571" w:author="_" w:date="2025-11-25T12:49:00Z">
            <w:rPr>
              <w:ins w:id="2572" w:author="_" w:date="2025-11-25T12:47:00Z"/>
              <w:b/>
            </w:rPr>
          </w:rPrChange>
        </w:rPr>
      </w:pPr>
    </w:p>
    <w:p w14:paraId="67F9A7BD" w14:textId="4618EDC2" w:rsidR="006941F9" w:rsidRPr="006941F9" w:rsidRDefault="006941F9" w:rsidP="00416A9E">
      <w:pPr>
        <w:ind w:left="6237"/>
        <w:rPr>
          <w:ins w:id="2573" w:author="_" w:date="2025-11-25T12:47:00Z"/>
          <w:b/>
          <w:color w:val="000000" w:themeColor="text1"/>
          <w:rPrChange w:id="2574" w:author="_" w:date="2025-11-25T12:49:00Z">
            <w:rPr>
              <w:ins w:id="2575" w:author="_" w:date="2025-11-25T12:47:00Z"/>
              <w:b/>
            </w:rPr>
          </w:rPrChange>
        </w:rPr>
      </w:pPr>
    </w:p>
    <w:p w14:paraId="4565FD99" w14:textId="3F615973" w:rsidR="006941F9" w:rsidRPr="006941F9" w:rsidRDefault="006941F9" w:rsidP="00416A9E">
      <w:pPr>
        <w:ind w:left="6237"/>
        <w:rPr>
          <w:ins w:id="2576" w:author="_" w:date="2025-11-25T12:47:00Z"/>
          <w:b/>
          <w:color w:val="000000" w:themeColor="text1"/>
          <w:rPrChange w:id="2577" w:author="_" w:date="2025-11-25T12:49:00Z">
            <w:rPr>
              <w:ins w:id="2578" w:author="_" w:date="2025-11-25T12:47:00Z"/>
              <w:b/>
            </w:rPr>
          </w:rPrChange>
        </w:rPr>
      </w:pPr>
    </w:p>
    <w:p w14:paraId="14B15591" w14:textId="0265B7B6" w:rsidR="006941F9" w:rsidRPr="006941F9" w:rsidRDefault="006941F9" w:rsidP="00416A9E">
      <w:pPr>
        <w:ind w:left="6237"/>
        <w:rPr>
          <w:ins w:id="2579" w:author="_" w:date="2025-11-25T12:47:00Z"/>
          <w:b/>
          <w:color w:val="000000" w:themeColor="text1"/>
          <w:rPrChange w:id="2580" w:author="_" w:date="2025-11-25T12:49:00Z">
            <w:rPr>
              <w:ins w:id="2581" w:author="_" w:date="2025-11-25T12:47:00Z"/>
              <w:b/>
            </w:rPr>
          </w:rPrChange>
        </w:rPr>
      </w:pPr>
    </w:p>
    <w:p w14:paraId="13458501" w14:textId="08A2575A" w:rsidR="006941F9" w:rsidRPr="006941F9" w:rsidRDefault="006941F9" w:rsidP="00416A9E">
      <w:pPr>
        <w:ind w:left="6237"/>
        <w:rPr>
          <w:ins w:id="2582" w:author="_" w:date="2025-11-25T12:47:00Z"/>
          <w:b/>
          <w:color w:val="000000" w:themeColor="text1"/>
          <w:rPrChange w:id="2583" w:author="_" w:date="2025-11-25T12:49:00Z">
            <w:rPr>
              <w:ins w:id="2584" w:author="_" w:date="2025-11-25T12:47:00Z"/>
              <w:b/>
            </w:rPr>
          </w:rPrChange>
        </w:rPr>
      </w:pPr>
    </w:p>
    <w:p w14:paraId="56FDC0E8" w14:textId="1149A7AF" w:rsidR="006941F9" w:rsidRPr="006941F9" w:rsidRDefault="006941F9" w:rsidP="00416A9E">
      <w:pPr>
        <w:ind w:left="6237"/>
        <w:rPr>
          <w:ins w:id="2585" w:author="_" w:date="2025-11-25T12:47:00Z"/>
          <w:b/>
          <w:color w:val="000000" w:themeColor="text1"/>
          <w:rPrChange w:id="2586" w:author="_" w:date="2025-11-25T12:49:00Z">
            <w:rPr>
              <w:ins w:id="2587" w:author="_" w:date="2025-11-25T12:47:00Z"/>
              <w:b/>
            </w:rPr>
          </w:rPrChange>
        </w:rPr>
      </w:pPr>
    </w:p>
    <w:p w14:paraId="51B2A024" w14:textId="485D31C1" w:rsidR="006941F9" w:rsidRPr="006941F9" w:rsidRDefault="006941F9" w:rsidP="00416A9E">
      <w:pPr>
        <w:ind w:left="6237"/>
        <w:rPr>
          <w:ins w:id="2588" w:author="_" w:date="2025-11-25T12:47:00Z"/>
          <w:b/>
          <w:color w:val="000000" w:themeColor="text1"/>
          <w:rPrChange w:id="2589" w:author="_" w:date="2025-11-25T12:49:00Z">
            <w:rPr>
              <w:ins w:id="2590" w:author="_" w:date="2025-11-25T12:47:00Z"/>
              <w:b/>
            </w:rPr>
          </w:rPrChange>
        </w:rPr>
      </w:pPr>
    </w:p>
    <w:p w14:paraId="3A4A882A" w14:textId="709F9D2A" w:rsidR="006941F9" w:rsidRPr="006941F9" w:rsidRDefault="006941F9" w:rsidP="00416A9E">
      <w:pPr>
        <w:ind w:left="6237"/>
        <w:rPr>
          <w:ins w:id="2591" w:author="_" w:date="2025-11-25T12:47:00Z"/>
          <w:b/>
          <w:color w:val="000000" w:themeColor="text1"/>
          <w:rPrChange w:id="2592" w:author="_" w:date="2025-11-25T12:49:00Z">
            <w:rPr>
              <w:ins w:id="2593" w:author="_" w:date="2025-11-25T12:47:00Z"/>
              <w:b/>
            </w:rPr>
          </w:rPrChange>
        </w:rPr>
      </w:pPr>
    </w:p>
    <w:p w14:paraId="365D4EC4" w14:textId="68DCAC62" w:rsidR="006941F9" w:rsidRPr="006941F9" w:rsidRDefault="006941F9" w:rsidP="00416A9E">
      <w:pPr>
        <w:ind w:left="6237"/>
        <w:rPr>
          <w:ins w:id="2594" w:author="_" w:date="2025-11-25T12:47:00Z"/>
          <w:b/>
          <w:color w:val="000000" w:themeColor="text1"/>
          <w:rPrChange w:id="2595" w:author="_" w:date="2025-11-25T12:49:00Z">
            <w:rPr>
              <w:ins w:id="2596" w:author="_" w:date="2025-11-25T12:47:00Z"/>
              <w:b/>
            </w:rPr>
          </w:rPrChange>
        </w:rPr>
      </w:pPr>
    </w:p>
    <w:p w14:paraId="74CE1D31" w14:textId="582B385B" w:rsidR="006941F9" w:rsidRPr="006941F9" w:rsidRDefault="006941F9" w:rsidP="00416A9E">
      <w:pPr>
        <w:ind w:left="6237"/>
        <w:rPr>
          <w:ins w:id="2597" w:author="_" w:date="2025-11-25T12:47:00Z"/>
          <w:b/>
          <w:color w:val="000000" w:themeColor="text1"/>
          <w:rPrChange w:id="2598" w:author="_" w:date="2025-11-25T12:49:00Z">
            <w:rPr>
              <w:ins w:id="2599" w:author="_" w:date="2025-11-25T12:47:00Z"/>
              <w:b/>
            </w:rPr>
          </w:rPrChange>
        </w:rPr>
      </w:pPr>
    </w:p>
    <w:p w14:paraId="0D1DD61A" w14:textId="5C6D1756" w:rsidR="006941F9" w:rsidRPr="006941F9" w:rsidRDefault="006941F9" w:rsidP="00416A9E">
      <w:pPr>
        <w:ind w:left="6237"/>
        <w:rPr>
          <w:ins w:id="2600" w:author="_" w:date="2025-11-25T12:47:00Z"/>
          <w:b/>
          <w:color w:val="000000" w:themeColor="text1"/>
          <w:rPrChange w:id="2601" w:author="_" w:date="2025-11-25T12:49:00Z">
            <w:rPr>
              <w:ins w:id="2602" w:author="_" w:date="2025-11-25T12:47:00Z"/>
              <w:b/>
            </w:rPr>
          </w:rPrChange>
        </w:rPr>
      </w:pPr>
    </w:p>
    <w:p w14:paraId="60251E60" w14:textId="1C106D0C" w:rsidR="006941F9" w:rsidRPr="006941F9" w:rsidRDefault="006941F9" w:rsidP="00416A9E">
      <w:pPr>
        <w:ind w:left="6237"/>
        <w:rPr>
          <w:ins w:id="2603" w:author="_" w:date="2025-11-25T12:47:00Z"/>
          <w:b/>
          <w:color w:val="000000" w:themeColor="text1"/>
          <w:rPrChange w:id="2604" w:author="_" w:date="2025-11-25T12:49:00Z">
            <w:rPr>
              <w:ins w:id="2605" w:author="_" w:date="2025-11-25T12:47:00Z"/>
              <w:b/>
            </w:rPr>
          </w:rPrChange>
        </w:rPr>
      </w:pPr>
    </w:p>
    <w:p w14:paraId="3D3415D7" w14:textId="380E5FAC" w:rsidR="006941F9" w:rsidRPr="006941F9" w:rsidRDefault="006941F9" w:rsidP="00416A9E">
      <w:pPr>
        <w:ind w:left="6237"/>
        <w:rPr>
          <w:ins w:id="2606" w:author="_" w:date="2025-11-25T12:47:00Z"/>
          <w:b/>
          <w:color w:val="000000" w:themeColor="text1"/>
          <w:rPrChange w:id="2607" w:author="_" w:date="2025-11-25T12:49:00Z">
            <w:rPr>
              <w:ins w:id="2608" w:author="_" w:date="2025-11-25T12:47:00Z"/>
              <w:b/>
            </w:rPr>
          </w:rPrChange>
        </w:rPr>
      </w:pPr>
    </w:p>
    <w:p w14:paraId="1A7908A7" w14:textId="696D3C09" w:rsidR="006941F9" w:rsidRPr="006941F9" w:rsidRDefault="006941F9" w:rsidP="00416A9E">
      <w:pPr>
        <w:ind w:left="6237"/>
        <w:rPr>
          <w:ins w:id="2609" w:author="_" w:date="2025-11-25T12:47:00Z"/>
          <w:b/>
          <w:color w:val="000000" w:themeColor="text1"/>
          <w:rPrChange w:id="2610" w:author="_" w:date="2025-11-25T12:49:00Z">
            <w:rPr>
              <w:ins w:id="2611" w:author="_" w:date="2025-11-25T12:47:00Z"/>
              <w:b/>
            </w:rPr>
          </w:rPrChange>
        </w:rPr>
      </w:pPr>
    </w:p>
    <w:p w14:paraId="1EA50B19" w14:textId="7A7A3796" w:rsidR="006941F9" w:rsidRPr="006941F9" w:rsidRDefault="006941F9" w:rsidP="00416A9E">
      <w:pPr>
        <w:ind w:left="6237"/>
        <w:rPr>
          <w:ins w:id="2612" w:author="_" w:date="2025-11-25T12:47:00Z"/>
          <w:b/>
          <w:color w:val="000000" w:themeColor="text1"/>
          <w:rPrChange w:id="2613" w:author="_" w:date="2025-11-25T12:49:00Z">
            <w:rPr>
              <w:ins w:id="2614" w:author="_" w:date="2025-11-25T12:47:00Z"/>
              <w:b/>
            </w:rPr>
          </w:rPrChange>
        </w:rPr>
      </w:pPr>
    </w:p>
    <w:p w14:paraId="3DB37399" w14:textId="2A453C4B" w:rsidR="006941F9" w:rsidRPr="006941F9" w:rsidRDefault="006941F9" w:rsidP="00416A9E">
      <w:pPr>
        <w:ind w:left="6237"/>
        <w:rPr>
          <w:ins w:id="2615" w:author="_" w:date="2025-11-25T12:47:00Z"/>
          <w:b/>
          <w:color w:val="000000" w:themeColor="text1"/>
          <w:rPrChange w:id="2616" w:author="_" w:date="2025-11-25T12:49:00Z">
            <w:rPr>
              <w:ins w:id="2617" w:author="_" w:date="2025-11-25T12:47:00Z"/>
              <w:b/>
            </w:rPr>
          </w:rPrChange>
        </w:rPr>
      </w:pPr>
    </w:p>
    <w:p w14:paraId="3D26C4F7" w14:textId="6EA4E984" w:rsidR="006941F9" w:rsidRPr="006941F9" w:rsidRDefault="006941F9" w:rsidP="00416A9E">
      <w:pPr>
        <w:ind w:left="6237"/>
        <w:rPr>
          <w:ins w:id="2618" w:author="_" w:date="2025-11-25T12:47:00Z"/>
          <w:b/>
          <w:color w:val="000000" w:themeColor="text1"/>
          <w:rPrChange w:id="2619" w:author="_" w:date="2025-11-25T12:49:00Z">
            <w:rPr>
              <w:ins w:id="2620" w:author="_" w:date="2025-11-25T12:47:00Z"/>
              <w:b/>
            </w:rPr>
          </w:rPrChange>
        </w:rPr>
      </w:pPr>
    </w:p>
    <w:p w14:paraId="479F5B53" w14:textId="7EDD7703" w:rsidR="006941F9" w:rsidRPr="006941F9" w:rsidRDefault="006941F9" w:rsidP="00416A9E">
      <w:pPr>
        <w:ind w:left="6237"/>
        <w:rPr>
          <w:ins w:id="2621" w:author="_" w:date="2025-11-25T12:47:00Z"/>
          <w:b/>
          <w:color w:val="000000" w:themeColor="text1"/>
          <w:rPrChange w:id="2622" w:author="_" w:date="2025-11-25T12:49:00Z">
            <w:rPr>
              <w:ins w:id="2623" w:author="_" w:date="2025-11-25T12:47:00Z"/>
              <w:b/>
            </w:rPr>
          </w:rPrChange>
        </w:rPr>
      </w:pPr>
    </w:p>
    <w:p w14:paraId="112B9AD0" w14:textId="0CC8303D" w:rsidR="006941F9" w:rsidRPr="006941F9" w:rsidRDefault="006941F9" w:rsidP="00416A9E">
      <w:pPr>
        <w:ind w:left="6237"/>
        <w:rPr>
          <w:ins w:id="2624" w:author="_" w:date="2025-11-25T12:47:00Z"/>
          <w:b/>
          <w:color w:val="000000" w:themeColor="text1"/>
          <w:rPrChange w:id="2625" w:author="_" w:date="2025-11-25T12:49:00Z">
            <w:rPr>
              <w:ins w:id="2626" w:author="_" w:date="2025-11-25T12:47:00Z"/>
              <w:b/>
            </w:rPr>
          </w:rPrChange>
        </w:rPr>
      </w:pPr>
    </w:p>
    <w:p w14:paraId="76EF5B30" w14:textId="24FA9E94" w:rsidR="006941F9" w:rsidRPr="006941F9" w:rsidRDefault="006941F9" w:rsidP="00416A9E">
      <w:pPr>
        <w:ind w:left="6237"/>
        <w:rPr>
          <w:ins w:id="2627" w:author="_" w:date="2025-11-25T12:47:00Z"/>
          <w:b/>
          <w:color w:val="000000" w:themeColor="text1"/>
          <w:rPrChange w:id="2628" w:author="_" w:date="2025-11-25T12:49:00Z">
            <w:rPr>
              <w:ins w:id="2629" w:author="_" w:date="2025-11-25T12:47:00Z"/>
              <w:b/>
            </w:rPr>
          </w:rPrChange>
        </w:rPr>
      </w:pPr>
    </w:p>
    <w:p w14:paraId="3DA25D1F" w14:textId="35268B05" w:rsidR="006941F9" w:rsidRPr="006941F9" w:rsidRDefault="006941F9" w:rsidP="00416A9E">
      <w:pPr>
        <w:ind w:left="6237"/>
        <w:rPr>
          <w:ins w:id="2630" w:author="_" w:date="2025-11-25T12:47:00Z"/>
          <w:b/>
          <w:color w:val="000000" w:themeColor="text1"/>
          <w:rPrChange w:id="2631" w:author="_" w:date="2025-11-25T12:49:00Z">
            <w:rPr>
              <w:ins w:id="2632" w:author="_" w:date="2025-11-25T12:47:00Z"/>
              <w:b/>
            </w:rPr>
          </w:rPrChange>
        </w:rPr>
      </w:pPr>
    </w:p>
    <w:p w14:paraId="22B01210" w14:textId="271D650A" w:rsidR="006941F9" w:rsidRPr="006941F9" w:rsidRDefault="006941F9" w:rsidP="00416A9E">
      <w:pPr>
        <w:ind w:left="6237"/>
        <w:rPr>
          <w:ins w:id="2633" w:author="_" w:date="2025-11-25T12:47:00Z"/>
          <w:b/>
          <w:color w:val="000000" w:themeColor="text1"/>
          <w:rPrChange w:id="2634" w:author="_" w:date="2025-11-25T12:49:00Z">
            <w:rPr>
              <w:ins w:id="2635" w:author="_" w:date="2025-11-25T12:47:00Z"/>
              <w:b/>
            </w:rPr>
          </w:rPrChange>
        </w:rPr>
      </w:pPr>
    </w:p>
    <w:p w14:paraId="2DB9FF62" w14:textId="789A99F3" w:rsidR="006941F9" w:rsidRPr="006941F9" w:rsidRDefault="006941F9" w:rsidP="00416A9E">
      <w:pPr>
        <w:ind w:left="6237"/>
        <w:rPr>
          <w:ins w:id="2636" w:author="_" w:date="2025-11-25T12:47:00Z"/>
          <w:b/>
          <w:color w:val="000000" w:themeColor="text1"/>
          <w:rPrChange w:id="2637" w:author="_" w:date="2025-11-25T12:49:00Z">
            <w:rPr>
              <w:ins w:id="2638" w:author="_" w:date="2025-11-25T12:47:00Z"/>
              <w:b/>
            </w:rPr>
          </w:rPrChange>
        </w:rPr>
      </w:pPr>
    </w:p>
    <w:p w14:paraId="5E1107DF" w14:textId="7A4F6425" w:rsidR="006941F9" w:rsidRPr="006941F9" w:rsidRDefault="006941F9" w:rsidP="00416A9E">
      <w:pPr>
        <w:ind w:left="6237"/>
        <w:rPr>
          <w:ins w:id="2639" w:author="_" w:date="2025-11-25T12:47:00Z"/>
          <w:b/>
          <w:color w:val="000000" w:themeColor="text1"/>
          <w:rPrChange w:id="2640" w:author="_" w:date="2025-11-25T12:49:00Z">
            <w:rPr>
              <w:ins w:id="2641" w:author="_" w:date="2025-11-25T12:47:00Z"/>
              <w:b/>
            </w:rPr>
          </w:rPrChange>
        </w:rPr>
      </w:pPr>
    </w:p>
    <w:p w14:paraId="52C1C6B1" w14:textId="0DF7023C" w:rsidR="006941F9" w:rsidRPr="006941F9" w:rsidRDefault="006941F9" w:rsidP="00416A9E">
      <w:pPr>
        <w:ind w:left="6237"/>
        <w:rPr>
          <w:ins w:id="2642" w:author="_" w:date="2025-11-25T12:47:00Z"/>
          <w:b/>
          <w:color w:val="000000" w:themeColor="text1"/>
          <w:rPrChange w:id="2643" w:author="_" w:date="2025-11-25T12:49:00Z">
            <w:rPr>
              <w:ins w:id="2644" w:author="_" w:date="2025-11-25T12:47:00Z"/>
              <w:b/>
            </w:rPr>
          </w:rPrChange>
        </w:rPr>
      </w:pPr>
    </w:p>
    <w:p w14:paraId="581D81AD" w14:textId="1762B099" w:rsidR="006941F9" w:rsidRPr="006941F9" w:rsidRDefault="006941F9" w:rsidP="00416A9E">
      <w:pPr>
        <w:ind w:left="6237"/>
        <w:rPr>
          <w:ins w:id="2645" w:author="_" w:date="2025-11-25T12:47:00Z"/>
          <w:b/>
          <w:color w:val="000000" w:themeColor="text1"/>
          <w:rPrChange w:id="2646" w:author="_" w:date="2025-11-25T12:49:00Z">
            <w:rPr>
              <w:ins w:id="2647" w:author="_" w:date="2025-11-25T12:47:00Z"/>
              <w:b/>
            </w:rPr>
          </w:rPrChange>
        </w:rPr>
      </w:pPr>
    </w:p>
    <w:p w14:paraId="401D9840" w14:textId="77777777" w:rsidR="006941F9" w:rsidRPr="006941F9" w:rsidRDefault="006941F9" w:rsidP="00416A9E">
      <w:pPr>
        <w:ind w:left="6237"/>
        <w:rPr>
          <w:ins w:id="2648" w:author="_" w:date="2025-11-25T12:47:00Z"/>
          <w:b/>
          <w:color w:val="000000" w:themeColor="text1"/>
          <w:rPrChange w:id="2649" w:author="_" w:date="2025-11-25T12:49:00Z">
            <w:rPr>
              <w:ins w:id="2650" w:author="_" w:date="2025-11-25T12:47:00Z"/>
              <w:b/>
            </w:rPr>
          </w:rPrChange>
        </w:rPr>
      </w:pPr>
    </w:p>
    <w:p w14:paraId="6CB20243" w14:textId="77777777" w:rsidR="00580838" w:rsidRPr="006941F9" w:rsidRDefault="00580838" w:rsidP="00416A9E">
      <w:pPr>
        <w:ind w:left="6237"/>
        <w:rPr>
          <w:b/>
          <w:color w:val="000000" w:themeColor="text1"/>
          <w:rPrChange w:id="2651" w:author="_" w:date="2025-11-25T12:49:00Z">
            <w:rPr>
              <w:b/>
            </w:rPr>
          </w:rPrChange>
        </w:rPr>
      </w:pPr>
      <w:bookmarkStart w:id="2652" w:name="_Toc494813044"/>
      <w:r w:rsidRPr="006941F9">
        <w:rPr>
          <w:b/>
          <w:color w:val="000000" w:themeColor="text1"/>
          <w:rPrChange w:id="2653" w:author="_" w:date="2025-11-25T12:49:00Z">
            <w:rPr>
              <w:b/>
            </w:rPr>
          </w:rPrChange>
        </w:rPr>
        <w:t xml:space="preserve">Основные подходы к работе с залогом в виде </w:t>
      </w:r>
      <w:bookmarkEnd w:id="4"/>
      <w:r w:rsidRPr="006941F9">
        <w:rPr>
          <w:b/>
          <w:color w:val="000000" w:themeColor="text1"/>
          <w:rPrChange w:id="2654" w:author="_" w:date="2025-11-25T12:49:00Z">
            <w:rPr>
              <w:b/>
            </w:rPr>
          </w:rPrChange>
        </w:rPr>
        <w:t>действующих торговых центров</w:t>
      </w:r>
      <w:bookmarkEnd w:id="2652"/>
      <w:r w:rsidRPr="006941F9" w:rsidDel="00F63384">
        <w:rPr>
          <w:b/>
          <w:color w:val="000000" w:themeColor="text1"/>
          <w:rPrChange w:id="2655" w:author="_" w:date="2025-11-25T12:49:00Z">
            <w:rPr>
              <w:b/>
            </w:rPr>
          </w:rPrChange>
        </w:rPr>
        <w:t xml:space="preserve"> </w:t>
      </w:r>
    </w:p>
    <w:p w14:paraId="040DC0CD" w14:textId="77777777" w:rsidR="00580838" w:rsidRPr="006941F9" w:rsidRDefault="00580838" w:rsidP="00416A9E">
      <w:pPr>
        <w:rPr>
          <w:color w:val="000000" w:themeColor="text1"/>
          <w:rPrChange w:id="2656" w:author="_" w:date="2025-11-25T12:49:00Z">
            <w:rPr/>
          </w:rPrChange>
        </w:rPr>
      </w:pPr>
    </w:p>
    <w:p w14:paraId="1EAA20B6" w14:textId="77777777" w:rsidR="00650B4B" w:rsidRPr="006941F9" w:rsidRDefault="00734708" w:rsidP="00580838">
      <w:pPr>
        <w:tabs>
          <w:tab w:val="center" w:pos="4153"/>
          <w:tab w:val="right" w:pos="8306"/>
        </w:tabs>
        <w:jc w:val="center"/>
        <w:rPr>
          <w:b/>
          <w:color w:val="000000" w:themeColor="text1"/>
          <w:rPrChange w:id="2657" w:author="_" w:date="2025-11-25T12:49:00Z">
            <w:rPr>
              <w:b/>
            </w:rPr>
          </w:rPrChange>
        </w:rPr>
      </w:pPr>
      <w:r w:rsidRPr="006941F9">
        <w:rPr>
          <w:b/>
          <w:color w:val="000000" w:themeColor="text1"/>
          <w:rPrChange w:id="2658" w:author="_" w:date="2025-11-25T12:49:00Z">
            <w:rPr>
              <w:b/>
            </w:rPr>
          </w:rPrChange>
        </w:rPr>
        <w:t>ОГЛАВЛЕНИЕ</w:t>
      </w:r>
    </w:p>
    <w:p w14:paraId="7FB5AE58" w14:textId="77777777" w:rsidR="004C68B0" w:rsidRPr="006941F9" w:rsidRDefault="001E6DCD">
      <w:pPr>
        <w:pStyle w:val="12"/>
        <w:tabs>
          <w:tab w:val="left" w:pos="480"/>
          <w:tab w:val="right" w:leader="dot" w:pos="9912"/>
        </w:tabs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659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</w:pPr>
      <w:r w:rsidRPr="006941F9">
        <w:rPr>
          <w:color w:val="000000" w:themeColor="text1"/>
          <w:rPrChange w:id="2660" w:author="_" w:date="2025-11-25T12:49:00Z">
            <w:rPr/>
          </w:rPrChange>
        </w:rPr>
        <w:fldChar w:fldCharType="begin"/>
      </w:r>
      <w:r w:rsidRPr="006941F9">
        <w:rPr>
          <w:color w:val="000000" w:themeColor="text1"/>
          <w:rPrChange w:id="2661" w:author="_" w:date="2025-11-25T12:49:00Z">
            <w:rPr/>
          </w:rPrChange>
        </w:rPr>
        <w:instrText xml:space="preserve"> TOC \o "1-4" \h \z \u </w:instrText>
      </w:r>
      <w:r w:rsidRPr="006941F9">
        <w:rPr>
          <w:color w:val="000000" w:themeColor="text1"/>
          <w:rPrChange w:id="2662" w:author="_" w:date="2025-11-25T12:49:00Z">
            <w:rPr/>
          </w:rPrChange>
        </w:rPr>
        <w:fldChar w:fldCharType="separate"/>
      </w:r>
      <w:r w:rsidR="009462E3" w:rsidRPr="006941F9">
        <w:rPr>
          <w:color w:val="000000" w:themeColor="text1"/>
          <w:rPrChange w:id="2663" w:author="_" w:date="2025-11-25T12:49:00Z">
            <w:rPr/>
          </w:rPrChange>
        </w:rPr>
        <w:fldChar w:fldCharType="begin"/>
      </w:r>
      <w:r w:rsidR="009462E3" w:rsidRPr="006941F9">
        <w:rPr>
          <w:color w:val="000000" w:themeColor="text1"/>
          <w:rPrChange w:id="2664" w:author="_" w:date="2025-11-25T12:49:00Z">
            <w:rPr/>
          </w:rPrChange>
        </w:rPr>
        <w:instrText xml:space="preserve"> HYPERLINK \l "_Toc510092318" </w:instrText>
      </w:r>
      <w:r w:rsidR="009462E3" w:rsidRPr="006941F9">
        <w:rPr>
          <w:color w:val="000000" w:themeColor="text1"/>
          <w:rPrChange w:id="2665" w:author="_" w:date="2025-11-25T12:49:00Z">
            <w:rPr/>
          </w:rPrChange>
        </w:rPr>
        <w:fldChar w:fldCharType="separate"/>
      </w:r>
      <w:r w:rsidR="004C68B0" w:rsidRPr="006941F9">
        <w:rPr>
          <w:rStyle w:val="af0"/>
          <w:noProof/>
          <w:color w:val="000000" w:themeColor="text1"/>
          <w:rPrChange w:id="2666" w:author="_" w:date="2025-11-25T12:49:00Z">
            <w:rPr>
              <w:rStyle w:val="af0"/>
              <w:noProof/>
            </w:rPr>
          </w:rPrChange>
        </w:rPr>
        <w:t>1.</w:t>
      </w:r>
      <w:r w:rsidR="004C68B0" w:rsidRPr="006941F9"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667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  <w:tab/>
      </w:r>
      <w:r w:rsidR="004C68B0" w:rsidRPr="006941F9">
        <w:rPr>
          <w:rStyle w:val="af0"/>
          <w:noProof/>
          <w:color w:val="000000" w:themeColor="text1"/>
          <w:rPrChange w:id="2668" w:author="_" w:date="2025-11-25T12:49:00Z">
            <w:rPr>
              <w:rStyle w:val="af0"/>
              <w:noProof/>
            </w:rPr>
          </w:rPrChange>
        </w:rPr>
        <w:t>ЗАДАНИЕ</w:t>
      </w:r>
      <w:r w:rsidR="004C68B0" w:rsidRPr="006941F9">
        <w:rPr>
          <w:noProof/>
          <w:webHidden/>
          <w:color w:val="000000" w:themeColor="text1"/>
          <w:rPrChange w:id="2669" w:author="_" w:date="2025-11-25T12:49:00Z">
            <w:rPr>
              <w:noProof/>
              <w:webHidden/>
            </w:rPr>
          </w:rPrChange>
        </w:rPr>
        <w:tab/>
      </w:r>
      <w:r w:rsidR="004C68B0" w:rsidRPr="006941F9">
        <w:rPr>
          <w:noProof/>
          <w:webHidden/>
          <w:color w:val="000000" w:themeColor="text1"/>
          <w:rPrChange w:id="2670" w:author="_" w:date="2025-11-25T12:49:00Z">
            <w:rPr>
              <w:noProof/>
              <w:webHidden/>
            </w:rPr>
          </w:rPrChange>
        </w:rPr>
        <w:fldChar w:fldCharType="begin"/>
      </w:r>
      <w:r w:rsidR="004C68B0" w:rsidRPr="006941F9">
        <w:rPr>
          <w:noProof/>
          <w:webHidden/>
          <w:color w:val="000000" w:themeColor="text1"/>
          <w:rPrChange w:id="2671" w:author="_" w:date="2025-11-25T12:49:00Z">
            <w:rPr>
              <w:noProof/>
              <w:webHidden/>
            </w:rPr>
          </w:rPrChange>
        </w:rPr>
        <w:instrText xml:space="preserve"> PAGEREF _Toc510092318 \h </w:instrText>
      </w:r>
      <w:r w:rsidR="004C68B0" w:rsidRPr="006941F9">
        <w:rPr>
          <w:noProof/>
          <w:webHidden/>
          <w:color w:val="000000" w:themeColor="text1"/>
          <w:rPrChange w:id="2672" w:author="_" w:date="2025-11-25T12:49:00Z">
            <w:rPr>
              <w:noProof/>
              <w:webHidden/>
            </w:rPr>
          </w:rPrChange>
        </w:rPr>
      </w:r>
      <w:r w:rsidR="004C68B0" w:rsidRPr="006941F9">
        <w:rPr>
          <w:noProof/>
          <w:webHidden/>
          <w:color w:val="000000" w:themeColor="text1"/>
          <w:rPrChange w:id="2673" w:author="_" w:date="2025-11-25T12:49:00Z">
            <w:rPr>
              <w:noProof/>
              <w:webHidden/>
            </w:rPr>
          </w:rPrChange>
        </w:rPr>
        <w:fldChar w:fldCharType="separate"/>
      </w:r>
      <w:r w:rsidR="004C68B0" w:rsidRPr="006941F9">
        <w:rPr>
          <w:noProof/>
          <w:webHidden/>
          <w:color w:val="000000" w:themeColor="text1"/>
          <w:rPrChange w:id="2674" w:author="_" w:date="2025-11-25T12:49:00Z">
            <w:rPr>
              <w:noProof/>
              <w:webHidden/>
            </w:rPr>
          </w:rPrChange>
        </w:rPr>
        <w:t>2</w:t>
      </w:r>
      <w:r w:rsidR="004C68B0" w:rsidRPr="006941F9">
        <w:rPr>
          <w:noProof/>
          <w:webHidden/>
          <w:color w:val="000000" w:themeColor="text1"/>
          <w:rPrChange w:id="2675" w:author="_" w:date="2025-11-25T12:49:00Z">
            <w:rPr>
              <w:noProof/>
              <w:webHidden/>
            </w:rPr>
          </w:rPrChange>
        </w:rPr>
        <w:fldChar w:fldCharType="end"/>
      </w:r>
      <w:r w:rsidR="009462E3" w:rsidRPr="006941F9">
        <w:rPr>
          <w:noProof/>
          <w:color w:val="000000" w:themeColor="text1"/>
          <w:rPrChange w:id="2676" w:author="_" w:date="2025-11-25T12:49:00Z">
            <w:rPr>
              <w:noProof/>
            </w:rPr>
          </w:rPrChange>
        </w:rPr>
        <w:fldChar w:fldCharType="end"/>
      </w:r>
    </w:p>
    <w:p w14:paraId="77EE6A10" w14:textId="77777777" w:rsidR="004C68B0" w:rsidRPr="006941F9" w:rsidRDefault="009462E3">
      <w:pPr>
        <w:pStyle w:val="12"/>
        <w:tabs>
          <w:tab w:val="left" w:pos="480"/>
          <w:tab w:val="right" w:leader="dot" w:pos="9912"/>
        </w:tabs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677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</w:pPr>
      <w:r w:rsidRPr="006941F9">
        <w:rPr>
          <w:color w:val="000000" w:themeColor="text1"/>
          <w:rPrChange w:id="2678" w:author="_" w:date="2025-11-25T12:49:00Z">
            <w:rPr/>
          </w:rPrChange>
        </w:rPr>
        <w:fldChar w:fldCharType="begin"/>
      </w:r>
      <w:r w:rsidRPr="006941F9">
        <w:rPr>
          <w:color w:val="000000" w:themeColor="text1"/>
          <w:rPrChange w:id="2679" w:author="_" w:date="2025-11-25T12:49:00Z">
            <w:rPr/>
          </w:rPrChange>
        </w:rPr>
        <w:instrText xml:space="preserve"> HYPERLINK \l "_Toc510092319" </w:instrText>
      </w:r>
      <w:r w:rsidRPr="006941F9">
        <w:rPr>
          <w:color w:val="000000" w:themeColor="text1"/>
          <w:rPrChange w:id="2680" w:author="_" w:date="2025-11-25T12:49:00Z">
            <w:rPr/>
          </w:rPrChange>
        </w:rPr>
        <w:fldChar w:fldCharType="separate"/>
      </w:r>
      <w:r w:rsidR="004C68B0" w:rsidRPr="006941F9">
        <w:rPr>
          <w:rStyle w:val="af0"/>
          <w:noProof/>
          <w:color w:val="000000" w:themeColor="text1"/>
          <w:rPrChange w:id="2681" w:author="_" w:date="2025-11-25T12:49:00Z">
            <w:rPr>
              <w:rStyle w:val="af0"/>
              <w:noProof/>
            </w:rPr>
          </w:rPrChange>
        </w:rPr>
        <w:t>2.</w:t>
      </w:r>
      <w:r w:rsidR="004C68B0" w:rsidRPr="006941F9"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682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  <w:tab/>
      </w:r>
      <w:r w:rsidR="004C68B0" w:rsidRPr="006941F9">
        <w:rPr>
          <w:rStyle w:val="af0"/>
          <w:noProof/>
          <w:color w:val="000000" w:themeColor="text1"/>
          <w:rPrChange w:id="2683" w:author="_" w:date="2025-11-25T12:49:00Z">
            <w:rPr>
              <w:rStyle w:val="af0"/>
              <w:noProof/>
            </w:rPr>
          </w:rPrChange>
        </w:rPr>
        <w:t>ЗАПРОС НЕОБХОДИМЫХ ДОКУМЕНТОВ</w:t>
      </w:r>
      <w:r w:rsidR="004C68B0" w:rsidRPr="006941F9">
        <w:rPr>
          <w:noProof/>
          <w:webHidden/>
          <w:color w:val="000000" w:themeColor="text1"/>
          <w:rPrChange w:id="2684" w:author="_" w:date="2025-11-25T12:49:00Z">
            <w:rPr>
              <w:noProof/>
              <w:webHidden/>
            </w:rPr>
          </w:rPrChange>
        </w:rPr>
        <w:tab/>
      </w:r>
      <w:r w:rsidR="004C68B0" w:rsidRPr="006941F9">
        <w:rPr>
          <w:noProof/>
          <w:webHidden/>
          <w:color w:val="000000" w:themeColor="text1"/>
          <w:rPrChange w:id="2685" w:author="_" w:date="2025-11-25T12:49:00Z">
            <w:rPr>
              <w:noProof/>
              <w:webHidden/>
            </w:rPr>
          </w:rPrChange>
        </w:rPr>
        <w:fldChar w:fldCharType="begin"/>
      </w:r>
      <w:r w:rsidR="004C68B0" w:rsidRPr="006941F9">
        <w:rPr>
          <w:noProof/>
          <w:webHidden/>
          <w:color w:val="000000" w:themeColor="text1"/>
          <w:rPrChange w:id="2686" w:author="_" w:date="2025-11-25T12:49:00Z">
            <w:rPr>
              <w:noProof/>
              <w:webHidden/>
            </w:rPr>
          </w:rPrChange>
        </w:rPr>
        <w:instrText xml:space="preserve"> PAGEREF _Toc510092319 \h </w:instrText>
      </w:r>
      <w:r w:rsidR="004C68B0" w:rsidRPr="006941F9">
        <w:rPr>
          <w:noProof/>
          <w:webHidden/>
          <w:color w:val="000000" w:themeColor="text1"/>
          <w:rPrChange w:id="2687" w:author="_" w:date="2025-11-25T12:49:00Z">
            <w:rPr>
              <w:noProof/>
              <w:webHidden/>
            </w:rPr>
          </w:rPrChange>
        </w:rPr>
      </w:r>
      <w:r w:rsidR="004C68B0" w:rsidRPr="006941F9">
        <w:rPr>
          <w:noProof/>
          <w:webHidden/>
          <w:color w:val="000000" w:themeColor="text1"/>
          <w:rPrChange w:id="2688" w:author="_" w:date="2025-11-25T12:49:00Z">
            <w:rPr>
              <w:noProof/>
              <w:webHidden/>
            </w:rPr>
          </w:rPrChange>
        </w:rPr>
        <w:fldChar w:fldCharType="separate"/>
      </w:r>
      <w:r w:rsidR="004C68B0" w:rsidRPr="006941F9">
        <w:rPr>
          <w:noProof/>
          <w:webHidden/>
          <w:color w:val="000000" w:themeColor="text1"/>
          <w:rPrChange w:id="2689" w:author="_" w:date="2025-11-25T12:49:00Z">
            <w:rPr>
              <w:noProof/>
              <w:webHidden/>
            </w:rPr>
          </w:rPrChange>
        </w:rPr>
        <w:t>2</w:t>
      </w:r>
      <w:r w:rsidR="004C68B0" w:rsidRPr="006941F9">
        <w:rPr>
          <w:noProof/>
          <w:webHidden/>
          <w:color w:val="000000" w:themeColor="text1"/>
          <w:rPrChange w:id="2690" w:author="_" w:date="2025-11-25T12:49:00Z">
            <w:rPr>
              <w:noProof/>
              <w:webHidden/>
            </w:rPr>
          </w:rPrChange>
        </w:rPr>
        <w:fldChar w:fldCharType="end"/>
      </w:r>
      <w:r w:rsidRPr="006941F9">
        <w:rPr>
          <w:noProof/>
          <w:color w:val="000000" w:themeColor="text1"/>
          <w:rPrChange w:id="2691" w:author="_" w:date="2025-11-25T12:49:00Z">
            <w:rPr>
              <w:noProof/>
            </w:rPr>
          </w:rPrChange>
        </w:rPr>
        <w:fldChar w:fldCharType="end"/>
      </w:r>
    </w:p>
    <w:p w14:paraId="1067F102" w14:textId="77777777" w:rsidR="004C68B0" w:rsidRPr="006941F9" w:rsidRDefault="009462E3">
      <w:pPr>
        <w:pStyle w:val="12"/>
        <w:tabs>
          <w:tab w:val="left" w:pos="480"/>
          <w:tab w:val="right" w:leader="dot" w:pos="9912"/>
        </w:tabs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692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</w:pPr>
      <w:r w:rsidRPr="006941F9">
        <w:rPr>
          <w:color w:val="000000" w:themeColor="text1"/>
          <w:rPrChange w:id="2693" w:author="_" w:date="2025-11-25T12:49:00Z">
            <w:rPr/>
          </w:rPrChange>
        </w:rPr>
        <w:fldChar w:fldCharType="begin"/>
      </w:r>
      <w:r w:rsidRPr="006941F9">
        <w:rPr>
          <w:color w:val="000000" w:themeColor="text1"/>
          <w:rPrChange w:id="2694" w:author="_" w:date="2025-11-25T12:49:00Z">
            <w:rPr/>
          </w:rPrChange>
        </w:rPr>
        <w:instrText xml:space="preserve"> HYPERLINK \l "_Toc51009232</w:instrText>
      </w:r>
      <w:r w:rsidRPr="006941F9">
        <w:rPr>
          <w:color w:val="000000" w:themeColor="text1"/>
          <w:rPrChange w:id="2695" w:author="_" w:date="2025-11-25T12:49:00Z">
            <w:rPr/>
          </w:rPrChange>
        </w:rPr>
        <w:instrText xml:space="preserve">0" </w:instrText>
      </w:r>
      <w:r w:rsidRPr="006941F9">
        <w:rPr>
          <w:color w:val="000000" w:themeColor="text1"/>
          <w:rPrChange w:id="2696" w:author="_" w:date="2025-11-25T12:49:00Z">
            <w:rPr/>
          </w:rPrChange>
        </w:rPr>
        <w:fldChar w:fldCharType="separate"/>
      </w:r>
      <w:r w:rsidR="004C68B0" w:rsidRPr="006941F9">
        <w:rPr>
          <w:rStyle w:val="af0"/>
          <w:noProof/>
          <w:color w:val="000000" w:themeColor="text1"/>
          <w:rPrChange w:id="2697" w:author="_" w:date="2025-11-25T12:49:00Z">
            <w:rPr>
              <w:rStyle w:val="af0"/>
              <w:noProof/>
            </w:rPr>
          </w:rPrChange>
        </w:rPr>
        <w:t>3.</w:t>
      </w:r>
      <w:r w:rsidR="004C68B0" w:rsidRPr="006941F9"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698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  <w:tab/>
      </w:r>
      <w:r w:rsidR="004C68B0" w:rsidRPr="006941F9">
        <w:rPr>
          <w:rStyle w:val="af0"/>
          <w:noProof/>
          <w:color w:val="000000" w:themeColor="text1"/>
          <w:rPrChange w:id="2699" w:author="_" w:date="2025-11-25T12:49:00Z">
            <w:rPr>
              <w:rStyle w:val="af0"/>
              <w:noProof/>
            </w:rPr>
          </w:rPrChange>
        </w:rPr>
        <w:t>ИДЕНТИФИКАЦИЯ ОБЪЕКТА ЗАЛОГА</w:t>
      </w:r>
      <w:r w:rsidR="004C68B0" w:rsidRPr="006941F9">
        <w:rPr>
          <w:noProof/>
          <w:webHidden/>
          <w:color w:val="000000" w:themeColor="text1"/>
          <w:rPrChange w:id="2700" w:author="_" w:date="2025-11-25T12:49:00Z">
            <w:rPr>
              <w:noProof/>
              <w:webHidden/>
            </w:rPr>
          </w:rPrChange>
        </w:rPr>
        <w:tab/>
      </w:r>
      <w:r w:rsidR="004C68B0" w:rsidRPr="006941F9">
        <w:rPr>
          <w:noProof/>
          <w:webHidden/>
          <w:color w:val="000000" w:themeColor="text1"/>
          <w:rPrChange w:id="2701" w:author="_" w:date="2025-11-25T12:49:00Z">
            <w:rPr>
              <w:noProof/>
              <w:webHidden/>
            </w:rPr>
          </w:rPrChange>
        </w:rPr>
        <w:fldChar w:fldCharType="begin"/>
      </w:r>
      <w:r w:rsidR="004C68B0" w:rsidRPr="006941F9">
        <w:rPr>
          <w:noProof/>
          <w:webHidden/>
          <w:color w:val="000000" w:themeColor="text1"/>
          <w:rPrChange w:id="2702" w:author="_" w:date="2025-11-25T12:49:00Z">
            <w:rPr>
              <w:noProof/>
              <w:webHidden/>
            </w:rPr>
          </w:rPrChange>
        </w:rPr>
        <w:instrText xml:space="preserve"> PAGEREF _Toc510092320 \h </w:instrText>
      </w:r>
      <w:r w:rsidR="004C68B0" w:rsidRPr="006941F9">
        <w:rPr>
          <w:noProof/>
          <w:webHidden/>
          <w:color w:val="000000" w:themeColor="text1"/>
          <w:rPrChange w:id="2703" w:author="_" w:date="2025-11-25T12:49:00Z">
            <w:rPr>
              <w:noProof/>
              <w:webHidden/>
            </w:rPr>
          </w:rPrChange>
        </w:rPr>
      </w:r>
      <w:r w:rsidR="004C68B0" w:rsidRPr="006941F9">
        <w:rPr>
          <w:noProof/>
          <w:webHidden/>
          <w:color w:val="000000" w:themeColor="text1"/>
          <w:rPrChange w:id="2704" w:author="_" w:date="2025-11-25T12:49:00Z">
            <w:rPr>
              <w:noProof/>
              <w:webHidden/>
            </w:rPr>
          </w:rPrChange>
        </w:rPr>
        <w:fldChar w:fldCharType="separate"/>
      </w:r>
      <w:r w:rsidR="004C68B0" w:rsidRPr="006941F9">
        <w:rPr>
          <w:noProof/>
          <w:webHidden/>
          <w:color w:val="000000" w:themeColor="text1"/>
          <w:rPrChange w:id="2705" w:author="_" w:date="2025-11-25T12:49:00Z">
            <w:rPr>
              <w:noProof/>
              <w:webHidden/>
            </w:rPr>
          </w:rPrChange>
        </w:rPr>
        <w:t>3</w:t>
      </w:r>
      <w:r w:rsidR="004C68B0" w:rsidRPr="006941F9">
        <w:rPr>
          <w:noProof/>
          <w:webHidden/>
          <w:color w:val="000000" w:themeColor="text1"/>
          <w:rPrChange w:id="2706" w:author="_" w:date="2025-11-25T12:49:00Z">
            <w:rPr>
              <w:noProof/>
              <w:webHidden/>
            </w:rPr>
          </w:rPrChange>
        </w:rPr>
        <w:fldChar w:fldCharType="end"/>
      </w:r>
      <w:r w:rsidRPr="006941F9">
        <w:rPr>
          <w:noProof/>
          <w:color w:val="000000" w:themeColor="text1"/>
          <w:rPrChange w:id="2707" w:author="_" w:date="2025-11-25T12:49:00Z">
            <w:rPr>
              <w:noProof/>
            </w:rPr>
          </w:rPrChange>
        </w:rPr>
        <w:fldChar w:fldCharType="end"/>
      </w:r>
    </w:p>
    <w:p w14:paraId="7E95A3AD" w14:textId="77777777" w:rsidR="004C68B0" w:rsidRPr="006941F9" w:rsidRDefault="009462E3">
      <w:pPr>
        <w:pStyle w:val="12"/>
        <w:tabs>
          <w:tab w:val="left" w:pos="480"/>
          <w:tab w:val="right" w:leader="dot" w:pos="9912"/>
        </w:tabs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708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</w:pPr>
      <w:r w:rsidRPr="006941F9">
        <w:rPr>
          <w:color w:val="000000" w:themeColor="text1"/>
          <w:rPrChange w:id="2709" w:author="_" w:date="2025-11-25T12:49:00Z">
            <w:rPr/>
          </w:rPrChange>
        </w:rPr>
        <w:fldChar w:fldCharType="begin"/>
      </w:r>
      <w:r w:rsidRPr="006941F9">
        <w:rPr>
          <w:color w:val="000000" w:themeColor="text1"/>
          <w:rPrChange w:id="2710" w:author="_" w:date="2025-11-25T12:49:00Z">
            <w:rPr/>
          </w:rPrChange>
        </w:rPr>
        <w:instrText xml:space="preserve"> HYPERLINK \l "_Toc510092321" </w:instrText>
      </w:r>
      <w:r w:rsidRPr="006941F9">
        <w:rPr>
          <w:color w:val="000000" w:themeColor="text1"/>
          <w:rPrChange w:id="2711" w:author="_" w:date="2025-11-25T12:49:00Z">
            <w:rPr/>
          </w:rPrChange>
        </w:rPr>
        <w:fldChar w:fldCharType="separate"/>
      </w:r>
      <w:r w:rsidR="004C68B0" w:rsidRPr="006941F9">
        <w:rPr>
          <w:rStyle w:val="af0"/>
          <w:noProof/>
          <w:color w:val="000000" w:themeColor="text1"/>
          <w:rPrChange w:id="2712" w:author="_" w:date="2025-11-25T12:49:00Z">
            <w:rPr>
              <w:rStyle w:val="af0"/>
              <w:noProof/>
            </w:rPr>
          </w:rPrChange>
        </w:rPr>
        <w:t>4.</w:t>
      </w:r>
      <w:r w:rsidR="004C68B0" w:rsidRPr="006941F9"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713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  <w:tab/>
      </w:r>
      <w:r w:rsidR="004C68B0" w:rsidRPr="006941F9">
        <w:rPr>
          <w:rStyle w:val="af0"/>
          <w:noProof/>
          <w:color w:val="000000" w:themeColor="text1"/>
          <w:rPrChange w:id="2714" w:author="_" w:date="2025-11-25T12:49:00Z">
            <w:rPr>
              <w:rStyle w:val="af0"/>
              <w:noProof/>
            </w:rPr>
          </w:rPrChange>
        </w:rPr>
        <w:t>ОПРЕДЕЛЕНИЕ ОЦЕНОЧНОЙ СТОИМОСТИ (ОСНОВНЫЕ ПОДХОДЫ К ОЦЕНКЕ)</w:t>
      </w:r>
      <w:r w:rsidR="004C68B0" w:rsidRPr="006941F9">
        <w:rPr>
          <w:noProof/>
          <w:webHidden/>
          <w:color w:val="000000" w:themeColor="text1"/>
          <w:rPrChange w:id="2715" w:author="_" w:date="2025-11-25T12:49:00Z">
            <w:rPr>
              <w:noProof/>
              <w:webHidden/>
            </w:rPr>
          </w:rPrChange>
        </w:rPr>
        <w:tab/>
      </w:r>
      <w:r w:rsidR="004C68B0" w:rsidRPr="006941F9">
        <w:rPr>
          <w:noProof/>
          <w:webHidden/>
          <w:color w:val="000000" w:themeColor="text1"/>
          <w:rPrChange w:id="2716" w:author="_" w:date="2025-11-25T12:49:00Z">
            <w:rPr>
              <w:noProof/>
              <w:webHidden/>
            </w:rPr>
          </w:rPrChange>
        </w:rPr>
        <w:fldChar w:fldCharType="begin"/>
      </w:r>
      <w:r w:rsidR="004C68B0" w:rsidRPr="006941F9">
        <w:rPr>
          <w:noProof/>
          <w:webHidden/>
          <w:color w:val="000000" w:themeColor="text1"/>
          <w:rPrChange w:id="2717" w:author="_" w:date="2025-11-25T12:49:00Z">
            <w:rPr>
              <w:noProof/>
              <w:webHidden/>
            </w:rPr>
          </w:rPrChange>
        </w:rPr>
        <w:instrText xml:space="preserve"> PAGEREF _Toc510092321 \h </w:instrText>
      </w:r>
      <w:r w:rsidR="004C68B0" w:rsidRPr="006941F9">
        <w:rPr>
          <w:noProof/>
          <w:webHidden/>
          <w:color w:val="000000" w:themeColor="text1"/>
          <w:rPrChange w:id="2718" w:author="_" w:date="2025-11-25T12:49:00Z">
            <w:rPr>
              <w:noProof/>
              <w:webHidden/>
            </w:rPr>
          </w:rPrChange>
        </w:rPr>
      </w:r>
      <w:r w:rsidR="004C68B0" w:rsidRPr="006941F9">
        <w:rPr>
          <w:noProof/>
          <w:webHidden/>
          <w:color w:val="000000" w:themeColor="text1"/>
          <w:rPrChange w:id="2719" w:author="_" w:date="2025-11-25T12:49:00Z">
            <w:rPr>
              <w:noProof/>
              <w:webHidden/>
            </w:rPr>
          </w:rPrChange>
        </w:rPr>
        <w:fldChar w:fldCharType="separate"/>
      </w:r>
      <w:r w:rsidR="004C68B0" w:rsidRPr="006941F9">
        <w:rPr>
          <w:noProof/>
          <w:webHidden/>
          <w:color w:val="000000" w:themeColor="text1"/>
          <w:rPrChange w:id="2720" w:author="_" w:date="2025-11-25T12:49:00Z">
            <w:rPr>
              <w:noProof/>
              <w:webHidden/>
            </w:rPr>
          </w:rPrChange>
        </w:rPr>
        <w:t>4</w:t>
      </w:r>
      <w:r w:rsidR="004C68B0" w:rsidRPr="006941F9">
        <w:rPr>
          <w:noProof/>
          <w:webHidden/>
          <w:color w:val="000000" w:themeColor="text1"/>
          <w:rPrChange w:id="2721" w:author="_" w:date="2025-11-25T12:49:00Z">
            <w:rPr>
              <w:noProof/>
              <w:webHidden/>
            </w:rPr>
          </w:rPrChange>
        </w:rPr>
        <w:fldChar w:fldCharType="end"/>
      </w:r>
      <w:r w:rsidRPr="006941F9">
        <w:rPr>
          <w:noProof/>
          <w:color w:val="000000" w:themeColor="text1"/>
          <w:rPrChange w:id="2722" w:author="_" w:date="2025-11-25T12:49:00Z">
            <w:rPr>
              <w:noProof/>
            </w:rPr>
          </w:rPrChange>
        </w:rPr>
        <w:fldChar w:fldCharType="end"/>
      </w:r>
    </w:p>
    <w:p w14:paraId="4DB52EC4" w14:textId="77777777" w:rsidR="004C68B0" w:rsidRPr="006941F9" w:rsidRDefault="009462E3">
      <w:pPr>
        <w:pStyle w:val="2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723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</w:pPr>
      <w:r w:rsidRPr="006941F9">
        <w:rPr>
          <w:color w:val="000000" w:themeColor="text1"/>
          <w:rPrChange w:id="2724" w:author="_" w:date="2025-11-25T12:49:00Z">
            <w:rPr/>
          </w:rPrChange>
        </w:rPr>
        <w:fldChar w:fldCharType="begin"/>
      </w:r>
      <w:r w:rsidRPr="006941F9">
        <w:rPr>
          <w:color w:val="000000" w:themeColor="text1"/>
          <w:rPrChange w:id="2725" w:author="_" w:date="2025-11-25T12:49:00Z">
            <w:rPr/>
          </w:rPrChange>
        </w:rPr>
        <w:instrText xml:space="preserve"> HYPERLINK \l "_Toc510092322" </w:instrText>
      </w:r>
      <w:r w:rsidRPr="006941F9">
        <w:rPr>
          <w:color w:val="000000" w:themeColor="text1"/>
          <w:rPrChange w:id="2726" w:author="_" w:date="2025-11-25T12:49:00Z">
            <w:rPr/>
          </w:rPrChange>
        </w:rPr>
        <w:fldChar w:fldCharType="separate"/>
      </w:r>
      <w:r w:rsidR="004C68B0" w:rsidRPr="006941F9">
        <w:rPr>
          <w:rStyle w:val="af0"/>
          <w:noProof/>
          <w:color w:val="000000" w:themeColor="text1"/>
          <w:rPrChange w:id="2727" w:author="_" w:date="2025-11-25T12:49:00Z">
            <w:rPr>
              <w:rStyle w:val="af0"/>
              <w:noProof/>
            </w:rPr>
          </w:rPrChange>
        </w:rPr>
        <w:t>4.1.</w:t>
      </w:r>
      <w:r w:rsidR="004C68B0" w:rsidRPr="006941F9"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728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  <w:tab/>
      </w:r>
      <w:r w:rsidR="004C68B0" w:rsidRPr="006941F9">
        <w:rPr>
          <w:rStyle w:val="af0"/>
          <w:noProof/>
          <w:color w:val="000000" w:themeColor="text1"/>
          <w:rPrChange w:id="2729" w:author="_" w:date="2025-11-25T12:49:00Z">
            <w:rPr>
              <w:rStyle w:val="af0"/>
              <w:noProof/>
            </w:rPr>
          </w:rPrChange>
        </w:rPr>
        <w:t>Доходный подход</w:t>
      </w:r>
      <w:r w:rsidR="004C68B0" w:rsidRPr="006941F9">
        <w:rPr>
          <w:noProof/>
          <w:webHidden/>
          <w:color w:val="000000" w:themeColor="text1"/>
          <w:rPrChange w:id="2730" w:author="_" w:date="2025-11-25T12:49:00Z">
            <w:rPr>
              <w:noProof/>
              <w:webHidden/>
            </w:rPr>
          </w:rPrChange>
        </w:rPr>
        <w:tab/>
      </w:r>
      <w:r w:rsidR="004C68B0" w:rsidRPr="006941F9">
        <w:rPr>
          <w:noProof/>
          <w:webHidden/>
          <w:color w:val="000000" w:themeColor="text1"/>
          <w:rPrChange w:id="2731" w:author="_" w:date="2025-11-25T12:49:00Z">
            <w:rPr>
              <w:noProof/>
              <w:webHidden/>
            </w:rPr>
          </w:rPrChange>
        </w:rPr>
        <w:fldChar w:fldCharType="begin"/>
      </w:r>
      <w:r w:rsidR="004C68B0" w:rsidRPr="006941F9">
        <w:rPr>
          <w:noProof/>
          <w:webHidden/>
          <w:color w:val="000000" w:themeColor="text1"/>
          <w:rPrChange w:id="2732" w:author="_" w:date="2025-11-25T12:49:00Z">
            <w:rPr>
              <w:noProof/>
              <w:webHidden/>
            </w:rPr>
          </w:rPrChange>
        </w:rPr>
        <w:instrText xml:space="preserve"> PAGEREF _Toc510092322 \h </w:instrText>
      </w:r>
      <w:r w:rsidR="004C68B0" w:rsidRPr="006941F9">
        <w:rPr>
          <w:noProof/>
          <w:webHidden/>
          <w:color w:val="000000" w:themeColor="text1"/>
          <w:rPrChange w:id="2733" w:author="_" w:date="2025-11-25T12:49:00Z">
            <w:rPr>
              <w:noProof/>
              <w:webHidden/>
            </w:rPr>
          </w:rPrChange>
        </w:rPr>
      </w:r>
      <w:r w:rsidR="004C68B0" w:rsidRPr="006941F9">
        <w:rPr>
          <w:noProof/>
          <w:webHidden/>
          <w:color w:val="000000" w:themeColor="text1"/>
          <w:rPrChange w:id="2734" w:author="_" w:date="2025-11-25T12:49:00Z">
            <w:rPr>
              <w:noProof/>
              <w:webHidden/>
            </w:rPr>
          </w:rPrChange>
        </w:rPr>
        <w:fldChar w:fldCharType="separate"/>
      </w:r>
      <w:r w:rsidR="004C68B0" w:rsidRPr="006941F9">
        <w:rPr>
          <w:noProof/>
          <w:webHidden/>
          <w:color w:val="000000" w:themeColor="text1"/>
          <w:rPrChange w:id="2735" w:author="_" w:date="2025-11-25T12:49:00Z">
            <w:rPr>
              <w:noProof/>
              <w:webHidden/>
            </w:rPr>
          </w:rPrChange>
        </w:rPr>
        <w:t>4</w:t>
      </w:r>
      <w:r w:rsidR="004C68B0" w:rsidRPr="006941F9">
        <w:rPr>
          <w:noProof/>
          <w:webHidden/>
          <w:color w:val="000000" w:themeColor="text1"/>
          <w:rPrChange w:id="2736" w:author="_" w:date="2025-11-25T12:49:00Z">
            <w:rPr>
              <w:noProof/>
              <w:webHidden/>
            </w:rPr>
          </w:rPrChange>
        </w:rPr>
        <w:fldChar w:fldCharType="end"/>
      </w:r>
      <w:r w:rsidRPr="006941F9">
        <w:rPr>
          <w:noProof/>
          <w:color w:val="000000" w:themeColor="text1"/>
          <w:rPrChange w:id="2737" w:author="_" w:date="2025-11-25T12:49:00Z">
            <w:rPr>
              <w:noProof/>
            </w:rPr>
          </w:rPrChange>
        </w:rPr>
        <w:fldChar w:fldCharType="end"/>
      </w:r>
    </w:p>
    <w:p w14:paraId="3ACFE60D" w14:textId="77777777" w:rsidR="004C68B0" w:rsidRPr="006941F9" w:rsidRDefault="009462E3">
      <w:pPr>
        <w:pStyle w:val="2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738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</w:pPr>
      <w:r w:rsidRPr="006941F9">
        <w:rPr>
          <w:color w:val="000000" w:themeColor="text1"/>
          <w:rPrChange w:id="2739" w:author="_" w:date="2025-11-25T12:49:00Z">
            <w:rPr/>
          </w:rPrChange>
        </w:rPr>
        <w:fldChar w:fldCharType="begin"/>
      </w:r>
      <w:r w:rsidRPr="006941F9">
        <w:rPr>
          <w:color w:val="000000" w:themeColor="text1"/>
          <w:rPrChange w:id="2740" w:author="_" w:date="2025-11-25T12:49:00Z">
            <w:rPr/>
          </w:rPrChange>
        </w:rPr>
        <w:instrText xml:space="preserve"> HYPERLINK \l "_Toc510092323" </w:instrText>
      </w:r>
      <w:r w:rsidRPr="006941F9">
        <w:rPr>
          <w:color w:val="000000" w:themeColor="text1"/>
          <w:rPrChange w:id="2741" w:author="_" w:date="2025-11-25T12:49:00Z">
            <w:rPr/>
          </w:rPrChange>
        </w:rPr>
        <w:fldChar w:fldCharType="separate"/>
      </w:r>
      <w:r w:rsidR="004C68B0" w:rsidRPr="006941F9">
        <w:rPr>
          <w:rStyle w:val="af0"/>
          <w:noProof/>
          <w:color w:val="000000" w:themeColor="text1"/>
          <w:rPrChange w:id="2742" w:author="_" w:date="2025-11-25T12:49:00Z">
            <w:rPr>
              <w:rStyle w:val="af0"/>
              <w:noProof/>
            </w:rPr>
          </w:rPrChange>
        </w:rPr>
        <w:t>4.2.</w:t>
      </w:r>
      <w:r w:rsidR="004C68B0" w:rsidRPr="006941F9"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743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  <w:tab/>
      </w:r>
      <w:r w:rsidR="004C68B0" w:rsidRPr="006941F9">
        <w:rPr>
          <w:rStyle w:val="af0"/>
          <w:noProof/>
          <w:color w:val="000000" w:themeColor="text1"/>
          <w:rPrChange w:id="2744" w:author="_" w:date="2025-11-25T12:49:00Z">
            <w:rPr>
              <w:rStyle w:val="af0"/>
              <w:noProof/>
            </w:rPr>
          </w:rPrChange>
        </w:rPr>
        <w:t>Сравнительный подход</w:t>
      </w:r>
      <w:r w:rsidR="004C68B0" w:rsidRPr="006941F9">
        <w:rPr>
          <w:noProof/>
          <w:webHidden/>
          <w:color w:val="000000" w:themeColor="text1"/>
          <w:rPrChange w:id="2745" w:author="_" w:date="2025-11-25T12:49:00Z">
            <w:rPr>
              <w:noProof/>
              <w:webHidden/>
            </w:rPr>
          </w:rPrChange>
        </w:rPr>
        <w:tab/>
      </w:r>
      <w:r w:rsidR="004C68B0" w:rsidRPr="006941F9">
        <w:rPr>
          <w:noProof/>
          <w:webHidden/>
          <w:color w:val="000000" w:themeColor="text1"/>
          <w:rPrChange w:id="2746" w:author="_" w:date="2025-11-25T12:49:00Z">
            <w:rPr>
              <w:noProof/>
              <w:webHidden/>
            </w:rPr>
          </w:rPrChange>
        </w:rPr>
        <w:fldChar w:fldCharType="begin"/>
      </w:r>
      <w:r w:rsidR="004C68B0" w:rsidRPr="006941F9">
        <w:rPr>
          <w:noProof/>
          <w:webHidden/>
          <w:color w:val="000000" w:themeColor="text1"/>
          <w:rPrChange w:id="2747" w:author="_" w:date="2025-11-25T12:49:00Z">
            <w:rPr>
              <w:noProof/>
              <w:webHidden/>
            </w:rPr>
          </w:rPrChange>
        </w:rPr>
        <w:instrText xml:space="preserve"> PAGEREF _Toc510092323 \h </w:instrText>
      </w:r>
      <w:r w:rsidR="004C68B0" w:rsidRPr="006941F9">
        <w:rPr>
          <w:noProof/>
          <w:webHidden/>
          <w:color w:val="000000" w:themeColor="text1"/>
          <w:rPrChange w:id="2748" w:author="_" w:date="2025-11-25T12:49:00Z">
            <w:rPr>
              <w:noProof/>
              <w:webHidden/>
            </w:rPr>
          </w:rPrChange>
        </w:rPr>
      </w:r>
      <w:r w:rsidR="004C68B0" w:rsidRPr="006941F9">
        <w:rPr>
          <w:noProof/>
          <w:webHidden/>
          <w:color w:val="000000" w:themeColor="text1"/>
          <w:rPrChange w:id="2749" w:author="_" w:date="2025-11-25T12:49:00Z">
            <w:rPr>
              <w:noProof/>
              <w:webHidden/>
            </w:rPr>
          </w:rPrChange>
        </w:rPr>
        <w:fldChar w:fldCharType="separate"/>
      </w:r>
      <w:r w:rsidR="004C68B0" w:rsidRPr="006941F9">
        <w:rPr>
          <w:noProof/>
          <w:webHidden/>
          <w:color w:val="000000" w:themeColor="text1"/>
          <w:rPrChange w:id="2750" w:author="_" w:date="2025-11-25T12:49:00Z">
            <w:rPr>
              <w:noProof/>
              <w:webHidden/>
            </w:rPr>
          </w:rPrChange>
        </w:rPr>
        <w:t>4</w:t>
      </w:r>
      <w:r w:rsidR="004C68B0" w:rsidRPr="006941F9">
        <w:rPr>
          <w:noProof/>
          <w:webHidden/>
          <w:color w:val="000000" w:themeColor="text1"/>
          <w:rPrChange w:id="2751" w:author="_" w:date="2025-11-25T12:49:00Z">
            <w:rPr>
              <w:noProof/>
              <w:webHidden/>
            </w:rPr>
          </w:rPrChange>
        </w:rPr>
        <w:fldChar w:fldCharType="end"/>
      </w:r>
      <w:r w:rsidRPr="006941F9">
        <w:rPr>
          <w:noProof/>
          <w:color w:val="000000" w:themeColor="text1"/>
          <w:rPrChange w:id="2752" w:author="_" w:date="2025-11-25T12:49:00Z">
            <w:rPr>
              <w:noProof/>
            </w:rPr>
          </w:rPrChange>
        </w:rPr>
        <w:fldChar w:fldCharType="end"/>
      </w:r>
    </w:p>
    <w:p w14:paraId="54B95A30" w14:textId="77777777" w:rsidR="004C68B0" w:rsidRPr="006941F9" w:rsidRDefault="009462E3">
      <w:pPr>
        <w:pStyle w:val="2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753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</w:pPr>
      <w:r w:rsidRPr="006941F9">
        <w:rPr>
          <w:color w:val="000000" w:themeColor="text1"/>
          <w:rPrChange w:id="2754" w:author="_" w:date="2025-11-25T12:49:00Z">
            <w:rPr/>
          </w:rPrChange>
        </w:rPr>
        <w:fldChar w:fldCharType="begin"/>
      </w:r>
      <w:r w:rsidRPr="006941F9">
        <w:rPr>
          <w:color w:val="000000" w:themeColor="text1"/>
          <w:rPrChange w:id="2755" w:author="_" w:date="2025-11-25T12:49:00Z">
            <w:rPr/>
          </w:rPrChange>
        </w:rPr>
        <w:instrText xml:space="preserve"> HYPERLINK \l "_Toc510092324" </w:instrText>
      </w:r>
      <w:r w:rsidRPr="006941F9">
        <w:rPr>
          <w:color w:val="000000" w:themeColor="text1"/>
          <w:rPrChange w:id="2756" w:author="_" w:date="2025-11-25T12:49:00Z">
            <w:rPr/>
          </w:rPrChange>
        </w:rPr>
        <w:fldChar w:fldCharType="separate"/>
      </w:r>
      <w:r w:rsidR="004C68B0" w:rsidRPr="006941F9">
        <w:rPr>
          <w:rStyle w:val="af0"/>
          <w:noProof/>
          <w:color w:val="000000" w:themeColor="text1"/>
          <w:rPrChange w:id="2757" w:author="_" w:date="2025-11-25T12:49:00Z">
            <w:rPr>
              <w:rStyle w:val="af0"/>
              <w:noProof/>
            </w:rPr>
          </w:rPrChange>
        </w:rPr>
        <w:t>4.3.</w:t>
      </w:r>
      <w:r w:rsidR="004C68B0" w:rsidRPr="006941F9"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758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  <w:tab/>
      </w:r>
      <w:r w:rsidR="004C68B0" w:rsidRPr="006941F9">
        <w:rPr>
          <w:rStyle w:val="af0"/>
          <w:noProof/>
          <w:color w:val="000000" w:themeColor="text1"/>
          <w:rPrChange w:id="2759" w:author="_" w:date="2025-11-25T12:49:00Z">
            <w:rPr>
              <w:rStyle w:val="af0"/>
              <w:noProof/>
            </w:rPr>
          </w:rPrChange>
        </w:rPr>
        <w:t>Затратный подход</w:t>
      </w:r>
      <w:r w:rsidR="004C68B0" w:rsidRPr="006941F9">
        <w:rPr>
          <w:noProof/>
          <w:webHidden/>
          <w:color w:val="000000" w:themeColor="text1"/>
          <w:rPrChange w:id="2760" w:author="_" w:date="2025-11-25T12:49:00Z">
            <w:rPr>
              <w:noProof/>
              <w:webHidden/>
            </w:rPr>
          </w:rPrChange>
        </w:rPr>
        <w:tab/>
      </w:r>
      <w:r w:rsidR="004C68B0" w:rsidRPr="006941F9">
        <w:rPr>
          <w:noProof/>
          <w:webHidden/>
          <w:color w:val="000000" w:themeColor="text1"/>
          <w:rPrChange w:id="2761" w:author="_" w:date="2025-11-25T12:49:00Z">
            <w:rPr>
              <w:noProof/>
              <w:webHidden/>
            </w:rPr>
          </w:rPrChange>
        </w:rPr>
        <w:fldChar w:fldCharType="begin"/>
      </w:r>
      <w:r w:rsidR="004C68B0" w:rsidRPr="006941F9">
        <w:rPr>
          <w:noProof/>
          <w:webHidden/>
          <w:color w:val="000000" w:themeColor="text1"/>
          <w:rPrChange w:id="2762" w:author="_" w:date="2025-11-25T12:49:00Z">
            <w:rPr>
              <w:noProof/>
              <w:webHidden/>
            </w:rPr>
          </w:rPrChange>
        </w:rPr>
        <w:instrText xml:space="preserve"> PAGEREF _Toc510092324 \h </w:instrText>
      </w:r>
      <w:r w:rsidR="004C68B0" w:rsidRPr="006941F9">
        <w:rPr>
          <w:noProof/>
          <w:webHidden/>
          <w:color w:val="000000" w:themeColor="text1"/>
          <w:rPrChange w:id="2763" w:author="_" w:date="2025-11-25T12:49:00Z">
            <w:rPr>
              <w:noProof/>
              <w:webHidden/>
            </w:rPr>
          </w:rPrChange>
        </w:rPr>
      </w:r>
      <w:r w:rsidR="004C68B0" w:rsidRPr="006941F9">
        <w:rPr>
          <w:noProof/>
          <w:webHidden/>
          <w:color w:val="000000" w:themeColor="text1"/>
          <w:rPrChange w:id="2764" w:author="_" w:date="2025-11-25T12:49:00Z">
            <w:rPr>
              <w:noProof/>
              <w:webHidden/>
            </w:rPr>
          </w:rPrChange>
        </w:rPr>
        <w:fldChar w:fldCharType="separate"/>
      </w:r>
      <w:r w:rsidR="004C68B0" w:rsidRPr="006941F9">
        <w:rPr>
          <w:noProof/>
          <w:webHidden/>
          <w:color w:val="000000" w:themeColor="text1"/>
          <w:rPrChange w:id="2765" w:author="_" w:date="2025-11-25T12:49:00Z">
            <w:rPr>
              <w:noProof/>
              <w:webHidden/>
            </w:rPr>
          </w:rPrChange>
        </w:rPr>
        <w:t>4</w:t>
      </w:r>
      <w:r w:rsidR="004C68B0" w:rsidRPr="006941F9">
        <w:rPr>
          <w:noProof/>
          <w:webHidden/>
          <w:color w:val="000000" w:themeColor="text1"/>
          <w:rPrChange w:id="2766" w:author="_" w:date="2025-11-25T12:49:00Z">
            <w:rPr>
              <w:noProof/>
              <w:webHidden/>
            </w:rPr>
          </w:rPrChange>
        </w:rPr>
        <w:fldChar w:fldCharType="end"/>
      </w:r>
      <w:r w:rsidRPr="006941F9">
        <w:rPr>
          <w:noProof/>
          <w:color w:val="000000" w:themeColor="text1"/>
          <w:rPrChange w:id="2767" w:author="_" w:date="2025-11-25T12:49:00Z">
            <w:rPr>
              <w:noProof/>
            </w:rPr>
          </w:rPrChange>
        </w:rPr>
        <w:fldChar w:fldCharType="end"/>
      </w:r>
    </w:p>
    <w:p w14:paraId="65C5B8A1" w14:textId="77777777" w:rsidR="004C68B0" w:rsidRPr="006941F9" w:rsidRDefault="009462E3">
      <w:pPr>
        <w:pStyle w:val="12"/>
        <w:tabs>
          <w:tab w:val="left" w:pos="480"/>
          <w:tab w:val="right" w:leader="dot" w:pos="9912"/>
        </w:tabs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768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</w:pPr>
      <w:r w:rsidRPr="006941F9">
        <w:rPr>
          <w:color w:val="000000" w:themeColor="text1"/>
          <w:rPrChange w:id="2769" w:author="_" w:date="2025-11-25T12:49:00Z">
            <w:rPr/>
          </w:rPrChange>
        </w:rPr>
        <w:fldChar w:fldCharType="begin"/>
      </w:r>
      <w:r w:rsidRPr="006941F9">
        <w:rPr>
          <w:color w:val="000000" w:themeColor="text1"/>
          <w:rPrChange w:id="2770" w:author="_" w:date="2025-11-25T12:49:00Z">
            <w:rPr/>
          </w:rPrChange>
        </w:rPr>
        <w:instrText xml:space="preserve"> HYPERLINK \l "_Toc510092325" </w:instrText>
      </w:r>
      <w:r w:rsidRPr="006941F9">
        <w:rPr>
          <w:color w:val="000000" w:themeColor="text1"/>
          <w:rPrChange w:id="2771" w:author="_" w:date="2025-11-25T12:49:00Z">
            <w:rPr/>
          </w:rPrChange>
        </w:rPr>
        <w:fldChar w:fldCharType="separate"/>
      </w:r>
      <w:r w:rsidR="004C68B0" w:rsidRPr="006941F9">
        <w:rPr>
          <w:rStyle w:val="af0"/>
          <w:noProof/>
          <w:color w:val="000000" w:themeColor="text1"/>
          <w:rPrChange w:id="2772" w:author="_" w:date="2025-11-25T12:49:00Z">
            <w:rPr>
              <w:rStyle w:val="af0"/>
              <w:noProof/>
            </w:rPr>
          </w:rPrChange>
        </w:rPr>
        <w:t>5.</w:t>
      </w:r>
      <w:r w:rsidR="004C68B0" w:rsidRPr="006941F9"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773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  <w:tab/>
      </w:r>
      <w:r w:rsidR="004C68B0" w:rsidRPr="006941F9">
        <w:rPr>
          <w:rStyle w:val="af0"/>
          <w:noProof/>
          <w:color w:val="000000" w:themeColor="text1"/>
          <w:rPrChange w:id="2774" w:author="_" w:date="2025-11-25T12:49:00Z">
            <w:rPr>
              <w:rStyle w:val="af0"/>
              <w:noProof/>
            </w:rPr>
          </w:rPrChange>
        </w:rPr>
        <w:t>ОЦЕНКА ТОРГОВОГО ЦЕНТРА ДОХОДНЫМ ПОДХОДОМ</w:t>
      </w:r>
      <w:r w:rsidR="004C68B0" w:rsidRPr="006941F9">
        <w:rPr>
          <w:noProof/>
          <w:webHidden/>
          <w:color w:val="000000" w:themeColor="text1"/>
          <w:rPrChange w:id="2775" w:author="_" w:date="2025-11-25T12:49:00Z">
            <w:rPr>
              <w:noProof/>
              <w:webHidden/>
            </w:rPr>
          </w:rPrChange>
        </w:rPr>
        <w:tab/>
      </w:r>
      <w:r w:rsidR="004C68B0" w:rsidRPr="006941F9">
        <w:rPr>
          <w:noProof/>
          <w:webHidden/>
          <w:color w:val="000000" w:themeColor="text1"/>
          <w:rPrChange w:id="2776" w:author="_" w:date="2025-11-25T12:49:00Z">
            <w:rPr>
              <w:noProof/>
              <w:webHidden/>
            </w:rPr>
          </w:rPrChange>
        </w:rPr>
        <w:fldChar w:fldCharType="begin"/>
      </w:r>
      <w:r w:rsidR="004C68B0" w:rsidRPr="006941F9">
        <w:rPr>
          <w:noProof/>
          <w:webHidden/>
          <w:color w:val="000000" w:themeColor="text1"/>
          <w:rPrChange w:id="2777" w:author="_" w:date="2025-11-25T12:49:00Z">
            <w:rPr>
              <w:noProof/>
              <w:webHidden/>
            </w:rPr>
          </w:rPrChange>
        </w:rPr>
        <w:instrText xml:space="preserve"> PAGEREF _Toc510092325 \h </w:instrText>
      </w:r>
      <w:r w:rsidR="004C68B0" w:rsidRPr="006941F9">
        <w:rPr>
          <w:noProof/>
          <w:webHidden/>
          <w:color w:val="000000" w:themeColor="text1"/>
          <w:rPrChange w:id="2778" w:author="_" w:date="2025-11-25T12:49:00Z">
            <w:rPr>
              <w:noProof/>
              <w:webHidden/>
            </w:rPr>
          </w:rPrChange>
        </w:rPr>
      </w:r>
      <w:r w:rsidR="004C68B0" w:rsidRPr="006941F9">
        <w:rPr>
          <w:noProof/>
          <w:webHidden/>
          <w:color w:val="000000" w:themeColor="text1"/>
          <w:rPrChange w:id="2779" w:author="_" w:date="2025-11-25T12:49:00Z">
            <w:rPr>
              <w:noProof/>
              <w:webHidden/>
            </w:rPr>
          </w:rPrChange>
        </w:rPr>
        <w:fldChar w:fldCharType="separate"/>
      </w:r>
      <w:r w:rsidR="004C68B0" w:rsidRPr="006941F9">
        <w:rPr>
          <w:noProof/>
          <w:webHidden/>
          <w:color w:val="000000" w:themeColor="text1"/>
          <w:rPrChange w:id="2780" w:author="_" w:date="2025-11-25T12:49:00Z">
            <w:rPr>
              <w:noProof/>
              <w:webHidden/>
            </w:rPr>
          </w:rPrChange>
        </w:rPr>
        <w:t>4</w:t>
      </w:r>
      <w:r w:rsidR="004C68B0" w:rsidRPr="006941F9">
        <w:rPr>
          <w:noProof/>
          <w:webHidden/>
          <w:color w:val="000000" w:themeColor="text1"/>
          <w:rPrChange w:id="2781" w:author="_" w:date="2025-11-25T12:49:00Z">
            <w:rPr>
              <w:noProof/>
              <w:webHidden/>
            </w:rPr>
          </w:rPrChange>
        </w:rPr>
        <w:fldChar w:fldCharType="end"/>
      </w:r>
      <w:r w:rsidRPr="006941F9">
        <w:rPr>
          <w:noProof/>
          <w:color w:val="000000" w:themeColor="text1"/>
          <w:rPrChange w:id="2782" w:author="_" w:date="2025-11-25T12:49:00Z">
            <w:rPr>
              <w:noProof/>
            </w:rPr>
          </w:rPrChange>
        </w:rPr>
        <w:fldChar w:fldCharType="end"/>
      </w:r>
    </w:p>
    <w:p w14:paraId="6D48E67B" w14:textId="77777777" w:rsidR="004C68B0" w:rsidRPr="006941F9" w:rsidRDefault="009462E3">
      <w:pPr>
        <w:pStyle w:val="2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783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</w:pPr>
      <w:r w:rsidRPr="006941F9">
        <w:rPr>
          <w:color w:val="000000" w:themeColor="text1"/>
          <w:rPrChange w:id="2784" w:author="_" w:date="2025-11-25T12:49:00Z">
            <w:rPr/>
          </w:rPrChange>
        </w:rPr>
        <w:fldChar w:fldCharType="begin"/>
      </w:r>
      <w:r w:rsidRPr="006941F9">
        <w:rPr>
          <w:color w:val="000000" w:themeColor="text1"/>
          <w:rPrChange w:id="2785" w:author="_" w:date="2025-11-25T12:49:00Z">
            <w:rPr/>
          </w:rPrChange>
        </w:rPr>
        <w:instrText xml:space="preserve"> HYPERLINK \l "</w:instrText>
      </w:r>
      <w:r w:rsidRPr="006941F9">
        <w:rPr>
          <w:color w:val="000000" w:themeColor="text1"/>
          <w:rPrChange w:id="2786" w:author="_" w:date="2025-11-25T12:49:00Z">
            <w:rPr/>
          </w:rPrChange>
        </w:rPr>
        <w:instrText xml:space="preserve">_Toc510092326" </w:instrText>
      </w:r>
      <w:r w:rsidRPr="006941F9">
        <w:rPr>
          <w:color w:val="000000" w:themeColor="text1"/>
          <w:rPrChange w:id="2787" w:author="_" w:date="2025-11-25T12:49:00Z">
            <w:rPr/>
          </w:rPrChange>
        </w:rPr>
        <w:fldChar w:fldCharType="separate"/>
      </w:r>
      <w:r w:rsidR="004C68B0" w:rsidRPr="006941F9">
        <w:rPr>
          <w:rStyle w:val="af0"/>
          <w:noProof/>
          <w:color w:val="000000" w:themeColor="text1"/>
          <w:rPrChange w:id="2788" w:author="_" w:date="2025-11-25T12:49:00Z">
            <w:rPr>
              <w:rStyle w:val="af0"/>
              <w:noProof/>
            </w:rPr>
          </w:rPrChange>
        </w:rPr>
        <w:t>5.1.</w:t>
      </w:r>
      <w:r w:rsidR="004C68B0" w:rsidRPr="006941F9"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789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  <w:tab/>
      </w:r>
      <w:r w:rsidR="004C68B0" w:rsidRPr="006941F9">
        <w:rPr>
          <w:rStyle w:val="af0"/>
          <w:noProof/>
          <w:color w:val="000000" w:themeColor="text1"/>
          <w:rPrChange w:id="2790" w:author="_" w:date="2025-11-25T12:49:00Z">
            <w:rPr>
              <w:rStyle w:val="af0"/>
              <w:noProof/>
            </w:rPr>
          </w:rPrChange>
        </w:rPr>
        <w:t>Анализ местоположения и конкурентной среды.</w:t>
      </w:r>
      <w:r w:rsidR="004C68B0" w:rsidRPr="006941F9">
        <w:rPr>
          <w:noProof/>
          <w:webHidden/>
          <w:color w:val="000000" w:themeColor="text1"/>
          <w:rPrChange w:id="2791" w:author="_" w:date="2025-11-25T12:49:00Z">
            <w:rPr>
              <w:noProof/>
              <w:webHidden/>
            </w:rPr>
          </w:rPrChange>
        </w:rPr>
        <w:tab/>
      </w:r>
      <w:r w:rsidR="004C68B0" w:rsidRPr="006941F9">
        <w:rPr>
          <w:noProof/>
          <w:webHidden/>
          <w:color w:val="000000" w:themeColor="text1"/>
          <w:rPrChange w:id="2792" w:author="_" w:date="2025-11-25T12:49:00Z">
            <w:rPr>
              <w:noProof/>
              <w:webHidden/>
            </w:rPr>
          </w:rPrChange>
        </w:rPr>
        <w:fldChar w:fldCharType="begin"/>
      </w:r>
      <w:r w:rsidR="004C68B0" w:rsidRPr="006941F9">
        <w:rPr>
          <w:noProof/>
          <w:webHidden/>
          <w:color w:val="000000" w:themeColor="text1"/>
          <w:rPrChange w:id="2793" w:author="_" w:date="2025-11-25T12:49:00Z">
            <w:rPr>
              <w:noProof/>
              <w:webHidden/>
            </w:rPr>
          </w:rPrChange>
        </w:rPr>
        <w:instrText xml:space="preserve"> PAGEREF _Toc510092326 \h </w:instrText>
      </w:r>
      <w:r w:rsidR="004C68B0" w:rsidRPr="006941F9">
        <w:rPr>
          <w:noProof/>
          <w:webHidden/>
          <w:color w:val="000000" w:themeColor="text1"/>
          <w:rPrChange w:id="2794" w:author="_" w:date="2025-11-25T12:49:00Z">
            <w:rPr>
              <w:noProof/>
              <w:webHidden/>
            </w:rPr>
          </w:rPrChange>
        </w:rPr>
      </w:r>
      <w:r w:rsidR="004C68B0" w:rsidRPr="006941F9">
        <w:rPr>
          <w:noProof/>
          <w:webHidden/>
          <w:color w:val="000000" w:themeColor="text1"/>
          <w:rPrChange w:id="2795" w:author="_" w:date="2025-11-25T12:49:00Z">
            <w:rPr>
              <w:noProof/>
              <w:webHidden/>
            </w:rPr>
          </w:rPrChange>
        </w:rPr>
        <w:fldChar w:fldCharType="separate"/>
      </w:r>
      <w:r w:rsidR="004C68B0" w:rsidRPr="006941F9">
        <w:rPr>
          <w:noProof/>
          <w:webHidden/>
          <w:color w:val="000000" w:themeColor="text1"/>
          <w:rPrChange w:id="2796" w:author="_" w:date="2025-11-25T12:49:00Z">
            <w:rPr>
              <w:noProof/>
              <w:webHidden/>
            </w:rPr>
          </w:rPrChange>
        </w:rPr>
        <w:t>4</w:t>
      </w:r>
      <w:r w:rsidR="004C68B0" w:rsidRPr="006941F9">
        <w:rPr>
          <w:noProof/>
          <w:webHidden/>
          <w:color w:val="000000" w:themeColor="text1"/>
          <w:rPrChange w:id="2797" w:author="_" w:date="2025-11-25T12:49:00Z">
            <w:rPr>
              <w:noProof/>
              <w:webHidden/>
            </w:rPr>
          </w:rPrChange>
        </w:rPr>
        <w:fldChar w:fldCharType="end"/>
      </w:r>
      <w:r w:rsidRPr="006941F9">
        <w:rPr>
          <w:noProof/>
          <w:color w:val="000000" w:themeColor="text1"/>
          <w:rPrChange w:id="2798" w:author="_" w:date="2025-11-25T12:49:00Z">
            <w:rPr>
              <w:noProof/>
            </w:rPr>
          </w:rPrChange>
        </w:rPr>
        <w:fldChar w:fldCharType="end"/>
      </w:r>
    </w:p>
    <w:p w14:paraId="20BEEF67" w14:textId="77777777" w:rsidR="004C68B0" w:rsidRPr="006941F9" w:rsidRDefault="009462E3">
      <w:pPr>
        <w:pStyle w:val="2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799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</w:pPr>
      <w:r w:rsidRPr="006941F9">
        <w:rPr>
          <w:color w:val="000000" w:themeColor="text1"/>
          <w:rPrChange w:id="2800" w:author="_" w:date="2025-11-25T12:49:00Z">
            <w:rPr/>
          </w:rPrChange>
        </w:rPr>
        <w:fldChar w:fldCharType="begin"/>
      </w:r>
      <w:r w:rsidRPr="006941F9">
        <w:rPr>
          <w:color w:val="000000" w:themeColor="text1"/>
          <w:rPrChange w:id="2801" w:author="_" w:date="2025-11-25T12:49:00Z">
            <w:rPr/>
          </w:rPrChange>
        </w:rPr>
        <w:instrText xml:space="preserve"> HYPERLINK \l "_Toc510092327" </w:instrText>
      </w:r>
      <w:r w:rsidRPr="006941F9">
        <w:rPr>
          <w:color w:val="000000" w:themeColor="text1"/>
          <w:rPrChange w:id="2802" w:author="_" w:date="2025-11-25T12:49:00Z">
            <w:rPr/>
          </w:rPrChange>
        </w:rPr>
        <w:fldChar w:fldCharType="separate"/>
      </w:r>
      <w:r w:rsidR="004C68B0" w:rsidRPr="006941F9">
        <w:rPr>
          <w:rStyle w:val="af0"/>
          <w:noProof/>
          <w:color w:val="000000" w:themeColor="text1"/>
          <w:rPrChange w:id="2803" w:author="_" w:date="2025-11-25T12:49:00Z">
            <w:rPr>
              <w:rStyle w:val="af0"/>
              <w:noProof/>
            </w:rPr>
          </w:rPrChange>
        </w:rPr>
        <w:t>5.2.</w:t>
      </w:r>
      <w:r w:rsidR="004C68B0" w:rsidRPr="006941F9"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804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  <w:tab/>
      </w:r>
      <w:r w:rsidR="004C68B0" w:rsidRPr="006941F9">
        <w:rPr>
          <w:rStyle w:val="af0"/>
          <w:noProof/>
          <w:color w:val="000000" w:themeColor="text1"/>
          <w:rPrChange w:id="2805" w:author="_" w:date="2025-11-25T12:49:00Z">
            <w:rPr>
              <w:rStyle w:val="af0"/>
              <w:noProof/>
            </w:rPr>
          </w:rPrChange>
        </w:rPr>
        <w:t>Анализ доходов</w:t>
      </w:r>
      <w:r w:rsidR="004C68B0" w:rsidRPr="006941F9">
        <w:rPr>
          <w:noProof/>
          <w:webHidden/>
          <w:color w:val="000000" w:themeColor="text1"/>
          <w:rPrChange w:id="2806" w:author="_" w:date="2025-11-25T12:49:00Z">
            <w:rPr>
              <w:noProof/>
              <w:webHidden/>
            </w:rPr>
          </w:rPrChange>
        </w:rPr>
        <w:tab/>
      </w:r>
      <w:r w:rsidR="004C68B0" w:rsidRPr="006941F9">
        <w:rPr>
          <w:noProof/>
          <w:webHidden/>
          <w:color w:val="000000" w:themeColor="text1"/>
          <w:rPrChange w:id="2807" w:author="_" w:date="2025-11-25T12:49:00Z">
            <w:rPr>
              <w:noProof/>
              <w:webHidden/>
            </w:rPr>
          </w:rPrChange>
        </w:rPr>
        <w:fldChar w:fldCharType="begin"/>
      </w:r>
      <w:r w:rsidR="004C68B0" w:rsidRPr="006941F9">
        <w:rPr>
          <w:noProof/>
          <w:webHidden/>
          <w:color w:val="000000" w:themeColor="text1"/>
          <w:rPrChange w:id="2808" w:author="_" w:date="2025-11-25T12:49:00Z">
            <w:rPr>
              <w:noProof/>
              <w:webHidden/>
            </w:rPr>
          </w:rPrChange>
        </w:rPr>
        <w:instrText xml:space="preserve"> PAGEREF _Toc510092327 \h </w:instrText>
      </w:r>
      <w:r w:rsidR="004C68B0" w:rsidRPr="006941F9">
        <w:rPr>
          <w:noProof/>
          <w:webHidden/>
          <w:color w:val="000000" w:themeColor="text1"/>
          <w:rPrChange w:id="2809" w:author="_" w:date="2025-11-25T12:49:00Z">
            <w:rPr>
              <w:noProof/>
              <w:webHidden/>
            </w:rPr>
          </w:rPrChange>
        </w:rPr>
      </w:r>
      <w:r w:rsidR="004C68B0" w:rsidRPr="006941F9">
        <w:rPr>
          <w:noProof/>
          <w:webHidden/>
          <w:color w:val="000000" w:themeColor="text1"/>
          <w:rPrChange w:id="2810" w:author="_" w:date="2025-11-25T12:49:00Z">
            <w:rPr>
              <w:noProof/>
              <w:webHidden/>
            </w:rPr>
          </w:rPrChange>
        </w:rPr>
        <w:fldChar w:fldCharType="separate"/>
      </w:r>
      <w:r w:rsidR="004C68B0" w:rsidRPr="006941F9">
        <w:rPr>
          <w:noProof/>
          <w:webHidden/>
          <w:color w:val="000000" w:themeColor="text1"/>
          <w:rPrChange w:id="2811" w:author="_" w:date="2025-11-25T12:49:00Z">
            <w:rPr>
              <w:noProof/>
              <w:webHidden/>
            </w:rPr>
          </w:rPrChange>
        </w:rPr>
        <w:t>6</w:t>
      </w:r>
      <w:r w:rsidR="004C68B0" w:rsidRPr="006941F9">
        <w:rPr>
          <w:noProof/>
          <w:webHidden/>
          <w:color w:val="000000" w:themeColor="text1"/>
          <w:rPrChange w:id="2812" w:author="_" w:date="2025-11-25T12:49:00Z">
            <w:rPr>
              <w:noProof/>
              <w:webHidden/>
            </w:rPr>
          </w:rPrChange>
        </w:rPr>
        <w:fldChar w:fldCharType="end"/>
      </w:r>
      <w:r w:rsidRPr="006941F9">
        <w:rPr>
          <w:noProof/>
          <w:color w:val="000000" w:themeColor="text1"/>
          <w:rPrChange w:id="2813" w:author="_" w:date="2025-11-25T12:49:00Z">
            <w:rPr>
              <w:noProof/>
            </w:rPr>
          </w:rPrChange>
        </w:rPr>
        <w:fldChar w:fldCharType="end"/>
      </w:r>
    </w:p>
    <w:p w14:paraId="57F2F97D" w14:textId="77777777" w:rsidR="004C68B0" w:rsidRPr="006941F9" w:rsidRDefault="009462E3">
      <w:pPr>
        <w:pStyle w:val="2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814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</w:pPr>
      <w:r w:rsidRPr="006941F9">
        <w:rPr>
          <w:color w:val="000000" w:themeColor="text1"/>
          <w:rPrChange w:id="2815" w:author="_" w:date="2025-11-25T12:49:00Z">
            <w:rPr/>
          </w:rPrChange>
        </w:rPr>
        <w:fldChar w:fldCharType="begin"/>
      </w:r>
      <w:r w:rsidRPr="006941F9">
        <w:rPr>
          <w:color w:val="000000" w:themeColor="text1"/>
          <w:rPrChange w:id="2816" w:author="_" w:date="2025-11-25T12:49:00Z">
            <w:rPr/>
          </w:rPrChange>
        </w:rPr>
        <w:instrText xml:space="preserve"> HYPERLINK \l "_Toc510092328" </w:instrText>
      </w:r>
      <w:r w:rsidRPr="006941F9">
        <w:rPr>
          <w:color w:val="000000" w:themeColor="text1"/>
          <w:rPrChange w:id="2817" w:author="_" w:date="2025-11-25T12:49:00Z">
            <w:rPr/>
          </w:rPrChange>
        </w:rPr>
        <w:fldChar w:fldCharType="separate"/>
      </w:r>
      <w:r w:rsidR="004C68B0" w:rsidRPr="006941F9">
        <w:rPr>
          <w:rStyle w:val="af0"/>
          <w:noProof/>
          <w:color w:val="000000" w:themeColor="text1"/>
          <w:rPrChange w:id="2818" w:author="_" w:date="2025-11-25T12:49:00Z">
            <w:rPr>
              <w:rStyle w:val="af0"/>
              <w:noProof/>
            </w:rPr>
          </w:rPrChange>
        </w:rPr>
        <w:t>5.3.</w:t>
      </w:r>
      <w:r w:rsidR="004C68B0" w:rsidRPr="006941F9"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819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  <w:tab/>
      </w:r>
      <w:r w:rsidR="004C68B0" w:rsidRPr="006941F9">
        <w:rPr>
          <w:rStyle w:val="af0"/>
          <w:noProof/>
          <w:color w:val="000000" w:themeColor="text1"/>
          <w:rPrChange w:id="2820" w:author="_" w:date="2025-11-25T12:49:00Z">
            <w:rPr>
              <w:rStyle w:val="af0"/>
              <w:noProof/>
            </w:rPr>
          </w:rPrChange>
        </w:rPr>
        <w:t>Структура арендаторов</w:t>
      </w:r>
      <w:r w:rsidR="004C68B0" w:rsidRPr="006941F9">
        <w:rPr>
          <w:noProof/>
          <w:webHidden/>
          <w:color w:val="000000" w:themeColor="text1"/>
          <w:rPrChange w:id="2821" w:author="_" w:date="2025-11-25T12:49:00Z">
            <w:rPr>
              <w:noProof/>
              <w:webHidden/>
            </w:rPr>
          </w:rPrChange>
        </w:rPr>
        <w:tab/>
      </w:r>
      <w:r w:rsidR="004C68B0" w:rsidRPr="006941F9">
        <w:rPr>
          <w:noProof/>
          <w:webHidden/>
          <w:color w:val="000000" w:themeColor="text1"/>
          <w:rPrChange w:id="2822" w:author="_" w:date="2025-11-25T12:49:00Z">
            <w:rPr>
              <w:noProof/>
              <w:webHidden/>
            </w:rPr>
          </w:rPrChange>
        </w:rPr>
        <w:fldChar w:fldCharType="begin"/>
      </w:r>
      <w:r w:rsidR="004C68B0" w:rsidRPr="006941F9">
        <w:rPr>
          <w:noProof/>
          <w:webHidden/>
          <w:color w:val="000000" w:themeColor="text1"/>
          <w:rPrChange w:id="2823" w:author="_" w:date="2025-11-25T12:49:00Z">
            <w:rPr>
              <w:noProof/>
              <w:webHidden/>
            </w:rPr>
          </w:rPrChange>
        </w:rPr>
        <w:instrText xml:space="preserve"> PAGEREF _Toc510092328 \h </w:instrText>
      </w:r>
      <w:r w:rsidR="004C68B0" w:rsidRPr="006941F9">
        <w:rPr>
          <w:noProof/>
          <w:webHidden/>
          <w:color w:val="000000" w:themeColor="text1"/>
          <w:rPrChange w:id="2824" w:author="_" w:date="2025-11-25T12:49:00Z">
            <w:rPr>
              <w:noProof/>
              <w:webHidden/>
            </w:rPr>
          </w:rPrChange>
        </w:rPr>
      </w:r>
      <w:r w:rsidR="004C68B0" w:rsidRPr="006941F9">
        <w:rPr>
          <w:noProof/>
          <w:webHidden/>
          <w:color w:val="000000" w:themeColor="text1"/>
          <w:rPrChange w:id="2825" w:author="_" w:date="2025-11-25T12:49:00Z">
            <w:rPr>
              <w:noProof/>
              <w:webHidden/>
            </w:rPr>
          </w:rPrChange>
        </w:rPr>
        <w:fldChar w:fldCharType="separate"/>
      </w:r>
      <w:r w:rsidR="004C68B0" w:rsidRPr="006941F9">
        <w:rPr>
          <w:noProof/>
          <w:webHidden/>
          <w:color w:val="000000" w:themeColor="text1"/>
          <w:rPrChange w:id="2826" w:author="_" w:date="2025-11-25T12:49:00Z">
            <w:rPr>
              <w:noProof/>
              <w:webHidden/>
            </w:rPr>
          </w:rPrChange>
        </w:rPr>
        <w:t>6</w:t>
      </w:r>
      <w:r w:rsidR="004C68B0" w:rsidRPr="006941F9">
        <w:rPr>
          <w:noProof/>
          <w:webHidden/>
          <w:color w:val="000000" w:themeColor="text1"/>
          <w:rPrChange w:id="2827" w:author="_" w:date="2025-11-25T12:49:00Z">
            <w:rPr>
              <w:noProof/>
              <w:webHidden/>
            </w:rPr>
          </w:rPrChange>
        </w:rPr>
        <w:fldChar w:fldCharType="end"/>
      </w:r>
      <w:r w:rsidRPr="006941F9">
        <w:rPr>
          <w:noProof/>
          <w:color w:val="000000" w:themeColor="text1"/>
          <w:rPrChange w:id="2828" w:author="_" w:date="2025-11-25T12:49:00Z">
            <w:rPr>
              <w:noProof/>
            </w:rPr>
          </w:rPrChange>
        </w:rPr>
        <w:fldChar w:fldCharType="end"/>
      </w:r>
    </w:p>
    <w:p w14:paraId="1F5A1DA8" w14:textId="77777777" w:rsidR="004C68B0" w:rsidRPr="006941F9" w:rsidRDefault="009462E3">
      <w:pPr>
        <w:pStyle w:val="2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829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</w:pPr>
      <w:r w:rsidRPr="006941F9">
        <w:rPr>
          <w:color w:val="000000" w:themeColor="text1"/>
          <w:rPrChange w:id="2830" w:author="_" w:date="2025-11-25T12:49:00Z">
            <w:rPr/>
          </w:rPrChange>
        </w:rPr>
        <w:fldChar w:fldCharType="begin"/>
      </w:r>
      <w:r w:rsidRPr="006941F9">
        <w:rPr>
          <w:color w:val="000000" w:themeColor="text1"/>
          <w:rPrChange w:id="2831" w:author="_" w:date="2025-11-25T12:49:00Z">
            <w:rPr/>
          </w:rPrChange>
        </w:rPr>
        <w:instrText xml:space="preserve"> HYPERLINK \l "_Toc510092329" </w:instrText>
      </w:r>
      <w:r w:rsidRPr="006941F9">
        <w:rPr>
          <w:color w:val="000000" w:themeColor="text1"/>
          <w:rPrChange w:id="2832" w:author="_" w:date="2025-11-25T12:49:00Z">
            <w:rPr/>
          </w:rPrChange>
        </w:rPr>
        <w:fldChar w:fldCharType="separate"/>
      </w:r>
      <w:r w:rsidR="004C68B0" w:rsidRPr="006941F9">
        <w:rPr>
          <w:rStyle w:val="af0"/>
          <w:noProof/>
          <w:color w:val="000000" w:themeColor="text1"/>
          <w:rPrChange w:id="2833" w:author="_" w:date="2025-11-25T12:49:00Z">
            <w:rPr>
              <w:rStyle w:val="af0"/>
              <w:noProof/>
            </w:rPr>
          </w:rPrChange>
        </w:rPr>
        <w:t>5.4.</w:t>
      </w:r>
      <w:r w:rsidR="004C68B0" w:rsidRPr="006941F9"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834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  <w:tab/>
      </w:r>
      <w:r w:rsidR="004C68B0" w:rsidRPr="006941F9">
        <w:rPr>
          <w:rStyle w:val="af0"/>
          <w:noProof/>
          <w:color w:val="000000" w:themeColor="text1"/>
          <w:rPrChange w:id="2835" w:author="_" w:date="2025-11-25T12:49:00Z">
            <w:rPr>
              <w:rStyle w:val="af0"/>
              <w:noProof/>
            </w:rPr>
          </w:rPrChange>
        </w:rPr>
        <w:t>Анализ сроков договоров аренды</w:t>
      </w:r>
      <w:r w:rsidR="004C68B0" w:rsidRPr="006941F9">
        <w:rPr>
          <w:noProof/>
          <w:webHidden/>
          <w:color w:val="000000" w:themeColor="text1"/>
          <w:rPrChange w:id="2836" w:author="_" w:date="2025-11-25T12:49:00Z">
            <w:rPr>
              <w:noProof/>
              <w:webHidden/>
            </w:rPr>
          </w:rPrChange>
        </w:rPr>
        <w:tab/>
      </w:r>
      <w:r w:rsidR="004C68B0" w:rsidRPr="006941F9">
        <w:rPr>
          <w:noProof/>
          <w:webHidden/>
          <w:color w:val="000000" w:themeColor="text1"/>
          <w:rPrChange w:id="2837" w:author="_" w:date="2025-11-25T12:49:00Z">
            <w:rPr>
              <w:noProof/>
              <w:webHidden/>
            </w:rPr>
          </w:rPrChange>
        </w:rPr>
        <w:fldChar w:fldCharType="begin"/>
      </w:r>
      <w:r w:rsidR="004C68B0" w:rsidRPr="006941F9">
        <w:rPr>
          <w:noProof/>
          <w:webHidden/>
          <w:color w:val="000000" w:themeColor="text1"/>
          <w:rPrChange w:id="2838" w:author="_" w:date="2025-11-25T12:49:00Z">
            <w:rPr>
              <w:noProof/>
              <w:webHidden/>
            </w:rPr>
          </w:rPrChange>
        </w:rPr>
        <w:instrText xml:space="preserve"> PAGEREF _Toc510092329 \h </w:instrText>
      </w:r>
      <w:r w:rsidR="004C68B0" w:rsidRPr="006941F9">
        <w:rPr>
          <w:noProof/>
          <w:webHidden/>
          <w:color w:val="000000" w:themeColor="text1"/>
          <w:rPrChange w:id="2839" w:author="_" w:date="2025-11-25T12:49:00Z">
            <w:rPr>
              <w:noProof/>
              <w:webHidden/>
            </w:rPr>
          </w:rPrChange>
        </w:rPr>
      </w:r>
      <w:r w:rsidR="004C68B0" w:rsidRPr="006941F9">
        <w:rPr>
          <w:noProof/>
          <w:webHidden/>
          <w:color w:val="000000" w:themeColor="text1"/>
          <w:rPrChange w:id="2840" w:author="_" w:date="2025-11-25T12:49:00Z">
            <w:rPr>
              <w:noProof/>
              <w:webHidden/>
            </w:rPr>
          </w:rPrChange>
        </w:rPr>
        <w:fldChar w:fldCharType="separate"/>
      </w:r>
      <w:r w:rsidR="004C68B0" w:rsidRPr="006941F9">
        <w:rPr>
          <w:noProof/>
          <w:webHidden/>
          <w:color w:val="000000" w:themeColor="text1"/>
          <w:rPrChange w:id="2841" w:author="_" w:date="2025-11-25T12:49:00Z">
            <w:rPr>
              <w:noProof/>
              <w:webHidden/>
            </w:rPr>
          </w:rPrChange>
        </w:rPr>
        <w:t>7</w:t>
      </w:r>
      <w:r w:rsidR="004C68B0" w:rsidRPr="006941F9">
        <w:rPr>
          <w:noProof/>
          <w:webHidden/>
          <w:color w:val="000000" w:themeColor="text1"/>
          <w:rPrChange w:id="2842" w:author="_" w:date="2025-11-25T12:49:00Z">
            <w:rPr>
              <w:noProof/>
              <w:webHidden/>
            </w:rPr>
          </w:rPrChange>
        </w:rPr>
        <w:fldChar w:fldCharType="end"/>
      </w:r>
      <w:r w:rsidRPr="006941F9">
        <w:rPr>
          <w:noProof/>
          <w:color w:val="000000" w:themeColor="text1"/>
          <w:rPrChange w:id="2843" w:author="_" w:date="2025-11-25T12:49:00Z">
            <w:rPr>
              <w:noProof/>
            </w:rPr>
          </w:rPrChange>
        </w:rPr>
        <w:fldChar w:fldCharType="end"/>
      </w:r>
    </w:p>
    <w:p w14:paraId="5F30896D" w14:textId="77777777" w:rsidR="004C68B0" w:rsidRPr="006941F9" w:rsidRDefault="009462E3">
      <w:pPr>
        <w:pStyle w:val="2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844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</w:pPr>
      <w:r w:rsidRPr="006941F9">
        <w:rPr>
          <w:color w:val="000000" w:themeColor="text1"/>
          <w:rPrChange w:id="2845" w:author="_" w:date="2025-11-25T12:49:00Z">
            <w:rPr/>
          </w:rPrChange>
        </w:rPr>
        <w:fldChar w:fldCharType="begin"/>
      </w:r>
      <w:r w:rsidRPr="006941F9">
        <w:rPr>
          <w:color w:val="000000" w:themeColor="text1"/>
          <w:rPrChange w:id="2846" w:author="_" w:date="2025-11-25T12:49:00Z">
            <w:rPr/>
          </w:rPrChange>
        </w:rPr>
        <w:instrText xml:space="preserve"> HYPERLINK \l "_Toc510092330" </w:instrText>
      </w:r>
      <w:r w:rsidRPr="006941F9">
        <w:rPr>
          <w:color w:val="000000" w:themeColor="text1"/>
          <w:rPrChange w:id="2847" w:author="_" w:date="2025-11-25T12:49:00Z">
            <w:rPr/>
          </w:rPrChange>
        </w:rPr>
        <w:fldChar w:fldCharType="separate"/>
      </w:r>
      <w:r w:rsidR="004C68B0" w:rsidRPr="006941F9">
        <w:rPr>
          <w:rStyle w:val="af0"/>
          <w:noProof/>
          <w:color w:val="000000" w:themeColor="text1"/>
          <w:rPrChange w:id="2848" w:author="_" w:date="2025-11-25T12:49:00Z">
            <w:rPr>
              <w:rStyle w:val="af0"/>
              <w:noProof/>
            </w:rPr>
          </w:rPrChange>
        </w:rPr>
        <w:t>5.5.</w:t>
      </w:r>
      <w:r w:rsidR="004C68B0" w:rsidRPr="006941F9"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849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  <w:tab/>
      </w:r>
      <w:r w:rsidR="004C68B0" w:rsidRPr="006941F9">
        <w:rPr>
          <w:rStyle w:val="af0"/>
          <w:noProof/>
          <w:color w:val="000000" w:themeColor="text1"/>
          <w:rPrChange w:id="2850" w:author="_" w:date="2025-11-25T12:49:00Z">
            <w:rPr>
              <w:rStyle w:val="af0"/>
              <w:noProof/>
            </w:rPr>
          </w:rPrChange>
        </w:rPr>
        <w:t>Анализ параметров расчета</w:t>
      </w:r>
      <w:r w:rsidR="004C68B0" w:rsidRPr="006941F9">
        <w:rPr>
          <w:noProof/>
          <w:webHidden/>
          <w:color w:val="000000" w:themeColor="text1"/>
          <w:rPrChange w:id="2851" w:author="_" w:date="2025-11-25T12:49:00Z">
            <w:rPr>
              <w:noProof/>
              <w:webHidden/>
            </w:rPr>
          </w:rPrChange>
        </w:rPr>
        <w:tab/>
      </w:r>
      <w:r w:rsidR="004C68B0" w:rsidRPr="006941F9">
        <w:rPr>
          <w:noProof/>
          <w:webHidden/>
          <w:color w:val="000000" w:themeColor="text1"/>
          <w:rPrChange w:id="2852" w:author="_" w:date="2025-11-25T12:49:00Z">
            <w:rPr>
              <w:noProof/>
              <w:webHidden/>
            </w:rPr>
          </w:rPrChange>
        </w:rPr>
        <w:fldChar w:fldCharType="begin"/>
      </w:r>
      <w:r w:rsidR="004C68B0" w:rsidRPr="006941F9">
        <w:rPr>
          <w:noProof/>
          <w:webHidden/>
          <w:color w:val="000000" w:themeColor="text1"/>
          <w:rPrChange w:id="2853" w:author="_" w:date="2025-11-25T12:49:00Z">
            <w:rPr>
              <w:noProof/>
              <w:webHidden/>
            </w:rPr>
          </w:rPrChange>
        </w:rPr>
        <w:instrText xml:space="preserve"> PAGEREF _Toc510092330 \h </w:instrText>
      </w:r>
      <w:r w:rsidR="004C68B0" w:rsidRPr="006941F9">
        <w:rPr>
          <w:noProof/>
          <w:webHidden/>
          <w:color w:val="000000" w:themeColor="text1"/>
          <w:rPrChange w:id="2854" w:author="_" w:date="2025-11-25T12:49:00Z">
            <w:rPr>
              <w:noProof/>
              <w:webHidden/>
            </w:rPr>
          </w:rPrChange>
        </w:rPr>
      </w:r>
      <w:r w:rsidR="004C68B0" w:rsidRPr="006941F9">
        <w:rPr>
          <w:noProof/>
          <w:webHidden/>
          <w:color w:val="000000" w:themeColor="text1"/>
          <w:rPrChange w:id="2855" w:author="_" w:date="2025-11-25T12:49:00Z">
            <w:rPr>
              <w:noProof/>
              <w:webHidden/>
            </w:rPr>
          </w:rPrChange>
        </w:rPr>
        <w:fldChar w:fldCharType="separate"/>
      </w:r>
      <w:r w:rsidR="004C68B0" w:rsidRPr="006941F9">
        <w:rPr>
          <w:noProof/>
          <w:webHidden/>
          <w:color w:val="000000" w:themeColor="text1"/>
          <w:rPrChange w:id="2856" w:author="_" w:date="2025-11-25T12:49:00Z">
            <w:rPr>
              <w:noProof/>
              <w:webHidden/>
            </w:rPr>
          </w:rPrChange>
        </w:rPr>
        <w:t>7</w:t>
      </w:r>
      <w:r w:rsidR="004C68B0" w:rsidRPr="006941F9">
        <w:rPr>
          <w:noProof/>
          <w:webHidden/>
          <w:color w:val="000000" w:themeColor="text1"/>
          <w:rPrChange w:id="2857" w:author="_" w:date="2025-11-25T12:49:00Z">
            <w:rPr>
              <w:noProof/>
              <w:webHidden/>
            </w:rPr>
          </w:rPrChange>
        </w:rPr>
        <w:fldChar w:fldCharType="end"/>
      </w:r>
      <w:r w:rsidRPr="006941F9">
        <w:rPr>
          <w:noProof/>
          <w:color w:val="000000" w:themeColor="text1"/>
          <w:rPrChange w:id="2858" w:author="_" w:date="2025-11-25T12:49:00Z">
            <w:rPr>
              <w:noProof/>
            </w:rPr>
          </w:rPrChange>
        </w:rPr>
        <w:fldChar w:fldCharType="end"/>
      </w:r>
    </w:p>
    <w:p w14:paraId="6414FACE" w14:textId="77777777" w:rsidR="004C68B0" w:rsidRPr="006941F9" w:rsidRDefault="009462E3">
      <w:pPr>
        <w:pStyle w:val="34"/>
        <w:tabs>
          <w:tab w:val="left" w:pos="1320"/>
          <w:tab w:val="right" w:leader="dot" w:pos="9912"/>
        </w:tabs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859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</w:pPr>
      <w:r w:rsidRPr="006941F9">
        <w:rPr>
          <w:color w:val="000000" w:themeColor="text1"/>
          <w:rPrChange w:id="2860" w:author="_" w:date="2025-11-25T12:49:00Z">
            <w:rPr/>
          </w:rPrChange>
        </w:rPr>
        <w:fldChar w:fldCharType="begin"/>
      </w:r>
      <w:r w:rsidRPr="006941F9">
        <w:rPr>
          <w:color w:val="000000" w:themeColor="text1"/>
          <w:rPrChange w:id="2861" w:author="_" w:date="2025-11-25T12:49:00Z">
            <w:rPr/>
          </w:rPrChange>
        </w:rPr>
        <w:instrText xml:space="preserve"> HYPERLINK \l "_Toc510092331" </w:instrText>
      </w:r>
      <w:r w:rsidRPr="006941F9">
        <w:rPr>
          <w:color w:val="000000" w:themeColor="text1"/>
          <w:rPrChange w:id="2862" w:author="_" w:date="2025-11-25T12:49:00Z">
            <w:rPr/>
          </w:rPrChange>
        </w:rPr>
        <w:fldChar w:fldCharType="separate"/>
      </w:r>
      <w:r w:rsidR="004C68B0" w:rsidRPr="006941F9">
        <w:rPr>
          <w:rStyle w:val="af0"/>
          <w:noProof/>
          <w:color w:val="000000" w:themeColor="text1"/>
          <w:rPrChange w:id="2863" w:author="_" w:date="2025-11-25T12:49:00Z">
            <w:rPr>
              <w:rStyle w:val="af0"/>
              <w:noProof/>
            </w:rPr>
          </w:rPrChange>
        </w:rPr>
        <w:t>5.5.1.</w:t>
      </w:r>
      <w:r w:rsidR="004C68B0" w:rsidRPr="006941F9"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864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  <w:tab/>
      </w:r>
      <w:r w:rsidR="004C68B0" w:rsidRPr="006941F9">
        <w:rPr>
          <w:rStyle w:val="af0"/>
          <w:noProof/>
          <w:color w:val="000000" w:themeColor="text1"/>
          <w:rPrChange w:id="2865" w:author="_" w:date="2025-11-25T12:49:00Z">
            <w:rPr>
              <w:rStyle w:val="af0"/>
              <w:noProof/>
            </w:rPr>
          </w:rPrChange>
        </w:rPr>
        <w:t>Анализ расходов</w:t>
      </w:r>
      <w:r w:rsidR="004C68B0" w:rsidRPr="006941F9">
        <w:rPr>
          <w:noProof/>
          <w:webHidden/>
          <w:color w:val="000000" w:themeColor="text1"/>
          <w:rPrChange w:id="2866" w:author="_" w:date="2025-11-25T12:49:00Z">
            <w:rPr>
              <w:noProof/>
              <w:webHidden/>
            </w:rPr>
          </w:rPrChange>
        </w:rPr>
        <w:tab/>
      </w:r>
      <w:r w:rsidR="004C68B0" w:rsidRPr="006941F9">
        <w:rPr>
          <w:noProof/>
          <w:webHidden/>
          <w:color w:val="000000" w:themeColor="text1"/>
          <w:rPrChange w:id="2867" w:author="_" w:date="2025-11-25T12:49:00Z">
            <w:rPr>
              <w:noProof/>
              <w:webHidden/>
            </w:rPr>
          </w:rPrChange>
        </w:rPr>
        <w:fldChar w:fldCharType="begin"/>
      </w:r>
      <w:r w:rsidR="004C68B0" w:rsidRPr="006941F9">
        <w:rPr>
          <w:noProof/>
          <w:webHidden/>
          <w:color w:val="000000" w:themeColor="text1"/>
          <w:rPrChange w:id="2868" w:author="_" w:date="2025-11-25T12:49:00Z">
            <w:rPr>
              <w:noProof/>
              <w:webHidden/>
            </w:rPr>
          </w:rPrChange>
        </w:rPr>
        <w:instrText xml:space="preserve"> PAGEREF _Toc510092331 \h </w:instrText>
      </w:r>
      <w:r w:rsidR="004C68B0" w:rsidRPr="006941F9">
        <w:rPr>
          <w:noProof/>
          <w:webHidden/>
          <w:color w:val="000000" w:themeColor="text1"/>
          <w:rPrChange w:id="2869" w:author="_" w:date="2025-11-25T12:49:00Z">
            <w:rPr>
              <w:noProof/>
              <w:webHidden/>
            </w:rPr>
          </w:rPrChange>
        </w:rPr>
      </w:r>
      <w:r w:rsidR="004C68B0" w:rsidRPr="006941F9">
        <w:rPr>
          <w:noProof/>
          <w:webHidden/>
          <w:color w:val="000000" w:themeColor="text1"/>
          <w:rPrChange w:id="2870" w:author="_" w:date="2025-11-25T12:49:00Z">
            <w:rPr>
              <w:noProof/>
              <w:webHidden/>
            </w:rPr>
          </w:rPrChange>
        </w:rPr>
        <w:fldChar w:fldCharType="separate"/>
      </w:r>
      <w:r w:rsidR="004C68B0" w:rsidRPr="006941F9">
        <w:rPr>
          <w:noProof/>
          <w:webHidden/>
          <w:color w:val="000000" w:themeColor="text1"/>
          <w:rPrChange w:id="2871" w:author="_" w:date="2025-11-25T12:49:00Z">
            <w:rPr>
              <w:noProof/>
              <w:webHidden/>
            </w:rPr>
          </w:rPrChange>
        </w:rPr>
        <w:t>8</w:t>
      </w:r>
      <w:r w:rsidR="004C68B0" w:rsidRPr="006941F9">
        <w:rPr>
          <w:noProof/>
          <w:webHidden/>
          <w:color w:val="000000" w:themeColor="text1"/>
          <w:rPrChange w:id="2872" w:author="_" w:date="2025-11-25T12:49:00Z">
            <w:rPr>
              <w:noProof/>
              <w:webHidden/>
            </w:rPr>
          </w:rPrChange>
        </w:rPr>
        <w:fldChar w:fldCharType="end"/>
      </w:r>
      <w:r w:rsidRPr="006941F9">
        <w:rPr>
          <w:noProof/>
          <w:color w:val="000000" w:themeColor="text1"/>
          <w:rPrChange w:id="2873" w:author="_" w:date="2025-11-25T12:49:00Z">
            <w:rPr>
              <w:noProof/>
            </w:rPr>
          </w:rPrChange>
        </w:rPr>
        <w:fldChar w:fldCharType="end"/>
      </w:r>
    </w:p>
    <w:p w14:paraId="13E6935F" w14:textId="77777777" w:rsidR="004C68B0" w:rsidRPr="006941F9" w:rsidRDefault="009462E3">
      <w:pPr>
        <w:pStyle w:val="34"/>
        <w:tabs>
          <w:tab w:val="left" w:pos="1320"/>
          <w:tab w:val="right" w:leader="dot" w:pos="9912"/>
        </w:tabs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874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</w:pPr>
      <w:r w:rsidRPr="006941F9">
        <w:rPr>
          <w:color w:val="000000" w:themeColor="text1"/>
          <w:rPrChange w:id="2875" w:author="_" w:date="2025-11-25T12:49:00Z">
            <w:rPr/>
          </w:rPrChange>
        </w:rPr>
        <w:fldChar w:fldCharType="begin"/>
      </w:r>
      <w:r w:rsidRPr="006941F9">
        <w:rPr>
          <w:color w:val="000000" w:themeColor="text1"/>
          <w:rPrChange w:id="2876" w:author="_" w:date="2025-11-25T12:49:00Z">
            <w:rPr/>
          </w:rPrChange>
        </w:rPr>
        <w:instrText xml:space="preserve"> HYPERLINK \l "_Toc510092332" </w:instrText>
      </w:r>
      <w:r w:rsidRPr="006941F9">
        <w:rPr>
          <w:color w:val="000000" w:themeColor="text1"/>
          <w:rPrChange w:id="2877" w:author="_" w:date="2025-11-25T12:49:00Z">
            <w:rPr/>
          </w:rPrChange>
        </w:rPr>
        <w:fldChar w:fldCharType="separate"/>
      </w:r>
      <w:r w:rsidR="004C68B0" w:rsidRPr="006941F9">
        <w:rPr>
          <w:rStyle w:val="af0"/>
          <w:noProof/>
          <w:color w:val="000000" w:themeColor="text1"/>
          <w:rPrChange w:id="2878" w:author="_" w:date="2025-11-25T12:49:00Z">
            <w:rPr>
              <w:rStyle w:val="af0"/>
              <w:noProof/>
            </w:rPr>
          </w:rPrChange>
        </w:rPr>
        <w:t>5.5.2.</w:t>
      </w:r>
      <w:r w:rsidR="004C68B0" w:rsidRPr="006941F9"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879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  <w:tab/>
      </w:r>
      <w:r w:rsidR="004C68B0" w:rsidRPr="006941F9">
        <w:rPr>
          <w:rStyle w:val="af0"/>
          <w:noProof/>
          <w:color w:val="000000" w:themeColor="text1"/>
          <w:rPrChange w:id="2880" w:author="_" w:date="2025-11-25T12:49:00Z">
            <w:rPr>
              <w:rStyle w:val="af0"/>
              <w:noProof/>
            </w:rPr>
          </w:rPrChange>
        </w:rPr>
        <w:t>Анализ чистой ставки аренды</w:t>
      </w:r>
      <w:r w:rsidR="004C68B0" w:rsidRPr="006941F9">
        <w:rPr>
          <w:noProof/>
          <w:webHidden/>
          <w:color w:val="000000" w:themeColor="text1"/>
          <w:rPrChange w:id="2881" w:author="_" w:date="2025-11-25T12:49:00Z">
            <w:rPr>
              <w:noProof/>
              <w:webHidden/>
            </w:rPr>
          </w:rPrChange>
        </w:rPr>
        <w:tab/>
      </w:r>
      <w:r w:rsidR="004C68B0" w:rsidRPr="006941F9">
        <w:rPr>
          <w:noProof/>
          <w:webHidden/>
          <w:color w:val="000000" w:themeColor="text1"/>
          <w:rPrChange w:id="2882" w:author="_" w:date="2025-11-25T12:49:00Z">
            <w:rPr>
              <w:noProof/>
              <w:webHidden/>
            </w:rPr>
          </w:rPrChange>
        </w:rPr>
        <w:fldChar w:fldCharType="begin"/>
      </w:r>
      <w:r w:rsidR="004C68B0" w:rsidRPr="006941F9">
        <w:rPr>
          <w:noProof/>
          <w:webHidden/>
          <w:color w:val="000000" w:themeColor="text1"/>
          <w:rPrChange w:id="2883" w:author="_" w:date="2025-11-25T12:49:00Z">
            <w:rPr>
              <w:noProof/>
              <w:webHidden/>
            </w:rPr>
          </w:rPrChange>
        </w:rPr>
        <w:instrText xml:space="preserve"> PAGEREF _Toc510092332 \h </w:instrText>
      </w:r>
      <w:r w:rsidR="004C68B0" w:rsidRPr="006941F9">
        <w:rPr>
          <w:noProof/>
          <w:webHidden/>
          <w:color w:val="000000" w:themeColor="text1"/>
          <w:rPrChange w:id="2884" w:author="_" w:date="2025-11-25T12:49:00Z">
            <w:rPr>
              <w:noProof/>
              <w:webHidden/>
            </w:rPr>
          </w:rPrChange>
        </w:rPr>
      </w:r>
      <w:r w:rsidR="004C68B0" w:rsidRPr="006941F9">
        <w:rPr>
          <w:noProof/>
          <w:webHidden/>
          <w:color w:val="000000" w:themeColor="text1"/>
          <w:rPrChange w:id="2885" w:author="_" w:date="2025-11-25T12:49:00Z">
            <w:rPr>
              <w:noProof/>
              <w:webHidden/>
            </w:rPr>
          </w:rPrChange>
        </w:rPr>
        <w:fldChar w:fldCharType="separate"/>
      </w:r>
      <w:r w:rsidR="004C68B0" w:rsidRPr="006941F9">
        <w:rPr>
          <w:noProof/>
          <w:webHidden/>
          <w:color w:val="000000" w:themeColor="text1"/>
          <w:rPrChange w:id="2886" w:author="_" w:date="2025-11-25T12:49:00Z">
            <w:rPr>
              <w:noProof/>
              <w:webHidden/>
            </w:rPr>
          </w:rPrChange>
        </w:rPr>
        <w:t>9</w:t>
      </w:r>
      <w:r w:rsidR="004C68B0" w:rsidRPr="006941F9">
        <w:rPr>
          <w:noProof/>
          <w:webHidden/>
          <w:color w:val="000000" w:themeColor="text1"/>
          <w:rPrChange w:id="2887" w:author="_" w:date="2025-11-25T12:49:00Z">
            <w:rPr>
              <w:noProof/>
              <w:webHidden/>
            </w:rPr>
          </w:rPrChange>
        </w:rPr>
        <w:fldChar w:fldCharType="end"/>
      </w:r>
      <w:r w:rsidRPr="006941F9">
        <w:rPr>
          <w:noProof/>
          <w:color w:val="000000" w:themeColor="text1"/>
          <w:rPrChange w:id="2888" w:author="_" w:date="2025-11-25T12:49:00Z">
            <w:rPr>
              <w:noProof/>
            </w:rPr>
          </w:rPrChange>
        </w:rPr>
        <w:fldChar w:fldCharType="end"/>
      </w:r>
    </w:p>
    <w:p w14:paraId="0FB05185" w14:textId="77777777" w:rsidR="004C68B0" w:rsidRPr="006941F9" w:rsidRDefault="009462E3">
      <w:pPr>
        <w:pStyle w:val="2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889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</w:pPr>
      <w:r w:rsidRPr="006941F9">
        <w:rPr>
          <w:color w:val="000000" w:themeColor="text1"/>
          <w:rPrChange w:id="2890" w:author="_" w:date="2025-11-25T12:49:00Z">
            <w:rPr/>
          </w:rPrChange>
        </w:rPr>
        <w:fldChar w:fldCharType="begin"/>
      </w:r>
      <w:r w:rsidRPr="006941F9">
        <w:rPr>
          <w:color w:val="000000" w:themeColor="text1"/>
          <w:rPrChange w:id="2891" w:author="_" w:date="2025-11-25T12:49:00Z">
            <w:rPr/>
          </w:rPrChange>
        </w:rPr>
        <w:instrText xml:space="preserve"> HYPERLINK \l "_Toc510092333" </w:instrText>
      </w:r>
      <w:r w:rsidRPr="006941F9">
        <w:rPr>
          <w:color w:val="000000" w:themeColor="text1"/>
          <w:rPrChange w:id="2892" w:author="_" w:date="2025-11-25T12:49:00Z">
            <w:rPr/>
          </w:rPrChange>
        </w:rPr>
        <w:fldChar w:fldCharType="separate"/>
      </w:r>
      <w:r w:rsidR="004C68B0" w:rsidRPr="006941F9">
        <w:rPr>
          <w:rStyle w:val="af0"/>
          <w:noProof/>
          <w:color w:val="000000" w:themeColor="text1"/>
          <w:rPrChange w:id="2893" w:author="_" w:date="2025-11-25T12:49:00Z">
            <w:rPr>
              <w:rStyle w:val="af0"/>
              <w:noProof/>
            </w:rPr>
          </w:rPrChange>
        </w:rPr>
        <w:t>5.6.</w:t>
      </w:r>
      <w:r w:rsidR="004C68B0" w:rsidRPr="006941F9"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894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  <w:tab/>
      </w:r>
      <w:r w:rsidR="004C68B0" w:rsidRPr="006941F9">
        <w:rPr>
          <w:rStyle w:val="af0"/>
          <w:noProof/>
          <w:color w:val="000000" w:themeColor="text1"/>
          <w:rPrChange w:id="2895" w:author="_" w:date="2025-11-25T12:49:00Z">
            <w:rPr>
              <w:rStyle w:val="af0"/>
              <w:noProof/>
            </w:rPr>
          </w:rPrChange>
        </w:rPr>
        <w:t>Выбор метода оценки</w:t>
      </w:r>
      <w:r w:rsidR="004C68B0" w:rsidRPr="006941F9">
        <w:rPr>
          <w:noProof/>
          <w:webHidden/>
          <w:color w:val="000000" w:themeColor="text1"/>
          <w:rPrChange w:id="2896" w:author="_" w:date="2025-11-25T12:49:00Z">
            <w:rPr>
              <w:noProof/>
              <w:webHidden/>
            </w:rPr>
          </w:rPrChange>
        </w:rPr>
        <w:tab/>
      </w:r>
      <w:r w:rsidR="004C68B0" w:rsidRPr="006941F9">
        <w:rPr>
          <w:noProof/>
          <w:webHidden/>
          <w:color w:val="000000" w:themeColor="text1"/>
          <w:rPrChange w:id="2897" w:author="_" w:date="2025-11-25T12:49:00Z">
            <w:rPr>
              <w:noProof/>
              <w:webHidden/>
            </w:rPr>
          </w:rPrChange>
        </w:rPr>
        <w:fldChar w:fldCharType="begin"/>
      </w:r>
      <w:r w:rsidR="004C68B0" w:rsidRPr="006941F9">
        <w:rPr>
          <w:noProof/>
          <w:webHidden/>
          <w:color w:val="000000" w:themeColor="text1"/>
          <w:rPrChange w:id="2898" w:author="_" w:date="2025-11-25T12:49:00Z">
            <w:rPr>
              <w:noProof/>
              <w:webHidden/>
            </w:rPr>
          </w:rPrChange>
        </w:rPr>
        <w:instrText xml:space="preserve"> PAGEREF _Toc510092333 \h </w:instrText>
      </w:r>
      <w:r w:rsidR="004C68B0" w:rsidRPr="006941F9">
        <w:rPr>
          <w:noProof/>
          <w:webHidden/>
          <w:color w:val="000000" w:themeColor="text1"/>
          <w:rPrChange w:id="2899" w:author="_" w:date="2025-11-25T12:49:00Z">
            <w:rPr>
              <w:noProof/>
              <w:webHidden/>
            </w:rPr>
          </w:rPrChange>
        </w:rPr>
      </w:r>
      <w:r w:rsidR="004C68B0" w:rsidRPr="006941F9">
        <w:rPr>
          <w:noProof/>
          <w:webHidden/>
          <w:color w:val="000000" w:themeColor="text1"/>
          <w:rPrChange w:id="2900" w:author="_" w:date="2025-11-25T12:49:00Z">
            <w:rPr>
              <w:noProof/>
              <w:webHidden/>
            </w:rPr>
          </w:rPrChange>
        </w:rPr>
        <w:fldChar w:fldCharType="separate"/>
      </w:r>
      <w:r w:rsidR="004C68B0" w:rsidRPr="006941F9">
        <w:rPr>
          <w:noProof/>
          <w:webHidden/>
          <w:color w:val="000000" w:themeColor="text1"/>
          <w:rPrChange w:id="2901" w:author="_" w:date="2025-11-25T12:49:00Z">
            <w:rPr>
              <w:noProof/>
              <w:webHidden/>
            </w:rPr>
          </w:rPrChange>
        </w:rPr>
        <w:t>10</w:t>
      </w:r>
      <w:r w:rsidR="004C68B0" w:rsidRPr="006941F9">
        <w:rPr>
          <w:noProof/>
          <w:webHidden/>
          <w:color w:val="000000" w:themeColor="text1"/>
          <w:rPrChange w:id="2902" w:author="_" w:date="2025-11-25T12:49:00Z">
            <w:rPr>
              <w:noProof/>
              <w:webHidden/>
            </w:rPr>
          </w:rPrChange>
        </w:rPr>
        <w:fldChar w:fldCharType="end"/>
      </w:r>
      <w:r w:rsidRPr="006941F9">
        <w:rPr>
          <w:noProof/>
          <w:color w:val="000000" w:themeColor="text1"/>
          <w:rPrChange w:id="2903" w:author="_" w:date="2025-11-25T12:49:00Z">
            <w:rPr>
              <w:noProof/>
            </w:rPr>
          </w:rPrChange>
        </w:rPr>
        <w:fldChar w:fldCharType="end"/>
      </w:r>
    </w:p>
    <w:p w14:paraId="7A342305" w14:textId="77777777" w:rsidR="004C68B0" w:rsidRPr="006941F9" w:rsidRDefault="009462E3">
      <w:pPr>
        <w:pStyle w:val="34"/>
        <w:tabs>
          <w:tab w:val="left" w:pos="1320"/>
          <w:tab w:val="right" w:leader="dot" w:pos="9912"/>
        </w:tabs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904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</w:pPr>
      <w:r w:rsidRPr="006941F9">
        <w:rPr>
          <w:color w:val="000000" w:themeColor="text1"/>
          <w:rPrChange w:id="2905" w:author="_" w:date="2025-11-25T12:49:00Z">
            <w:rPr/>
          </w:rPrChange>
        </w:rPr>
        <w:fldChar w:fldCharType="begin"/>
      </w:r>
      <w:r w:rsidRPr="006941F9">
        <w:rPr>
          <w:color w:val="000000" w:themeColor="text1"/>
          <w:rPrChange w:id="2906" w:author="_" w:date="2025-11-25T12:49:00Z">
            <w:rPr/>
          </w:rPrChange>
        </w:rPr>
        <w:instrText xml:space="preserve"> HYPERLINK \l "_Toc510092334" </w:instrText>
      </w:r>
      <w:r w:rsidRPr="006941F9">
        <w:rPr>
          <w:color w:val="000000" w:themeColor="text1"/>
          <w:rPrChange w:id="2907" w:author="_" w:date="2025-11-25T12:49:00Z">
            <w:rPr/>
          </w:rPrChange>
        </w:rPr>
        <w:fldChar w:fldCharType="separate"/>
      </w:r>
      <w:r w:rsidR="004C68B0" w:rsidRPr="006941F9">
        <w:rPr>
          <w:rStyle w:val="af0"/>
          <w:noProof/>
          <w:color w:val="000000" w:themeColor="text1"/>
          <w:rPrChange w:id="2908" w:author="_" w:date="2025-11-25T12:49:00Z">
            <w:rPr>
              <w:rStyle w:val="af0"/>
              <w:noProof/>
            </w:rPr>
          </w:rPrChange>
        </w:rPr>
        <w:t>5.6.1.</w:t>
      </w:r>
      <w:r w:rsidR="004C68B0" w:rsidRPr="006941F9"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909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  <w:tab/>
      </w:r>
      <w:r w:rsidR="004C68B0" w:rsidRPr="006941F9">
        <w:rPr>
          <w:rStyle w:val="af0"/>
          <w:noProof/>
          <w:color w:val="000000" w:themeColor="text1"/>
          <w:rPrChange w:id="2910" w:author="_" w:date="2025-11-25T12:49:00Z">
            <w:rPr>
              <w:rStyle w:val="af0"/>
              <w:noProof/>
            </w:rPr>
          </w:rPrChange>
        </w:rPr>
        <w:t>Оценка методом прямой капитализации</w:t>
      </w:r>
      <w:r w:rsidR="004C68B0" w:rsidRPr="006941F9">
        <w:rPr>
          <w:noProof/>
          <w:webHidden/>
          <w:color w:val="000000" w:themeColor="text1"/>
          <w:rPrChange w:id="2911" w:author="_" w:date="2025-11-25T12:49:00Z">
            <w:rPr>
              <w:noProof/>
              <w:webHidden/>
            </w:rPr>
          </w:rPrChange>
        </w:rPr>
        <w:tab/>
      </w:r>
      <w:r w:rsidR="004C68B0" w:rsidRPr="006941F9">
        <w:rPr>
          <w:noProof/>
          <w:webHidden/>
          <w:color w:val="000000" w:themeColor="text1"/>
          <w:rPrChange w:id="2912" w:author="_" w:date="2025-11-25T12:49:00Z">
            <w:rPr>
              <w:noProof/>
              <w:webHidden/>
            </w:rPr>
          </w:rPrChange>
        </w:rPr>
        <w:fldChar w:fldCharType="begin"/>
      </w:r>
      <w:r w:rsidR="004C68B0" w:rsidRPr="006941F9">
        <w:rPr>
          <w:noProof/>
          <w:webHidden/>
          <w:color w:val="000000" w:themeColor="text1"/>
          <w:rPrChange w:id="2913" w:author="_" w:date="2025-11-25T12:49:00Z">
            <w:rPr>
              <w:noProof/>
              <w:webHidden/>
            </w:rPr>
          </w:rPrChange>
        </w:rPr>
        <w:instrText xml:space="preserve"> PAGEREF _Toc510092334 \h </w:instrText>
      </w:r>
      <w:r w:rsidR="004C68B0" w:rsidRPr="006941F9">
        <w:rPr>
          <w:noProof/>
          <w:webHidden/>
          <w:color w:val="000000" w:themeColor="text1"/>
          <w:rPrChange w:id="2914" w:author="_" w:date="2025-11-25T12:49:00Z">
            <w:rPr>
              <w:noProof/>
              <w:webHidden/>
            </w:rPr>
          </w:rPrChange>
        </w:rPr>
      </w:r>
      <w:r w:rsidR="004C68B0" w:rsidRPr="006941F9">
        <w:rPr>
          <w:noProof/>
          <w:webHidden/>
          <w:color w:val="000000" w:themeColor="text1"/>
          <w:rPrChange w:id="2915" w:author="_" w:date="2025-11-25T12:49:00Z">
            <w:rPr>
              <w:noProof/>
              <w:webHidden/>
            </w:rPr>
          </w:rPrChange>
        </w:rPr>
        <w:fldChar w:fldCharType="separate"/>
      </w:r>
      <w:r w:rsidR="004C68B0" w:rsidRPr="006941F9">
        <w:rPr>
          <w:noProof/>
          <w:webHidden/>
          <w:color w:val="000000" w:themeColor="text1"/>
          <w:rPrChange w:id="2916" w:author="_" w:date="2025-11-25T12:49:00Z">
            <w:rPr>
              <w:noProof/>
              <w:webHidden/>
            </w:rPr>
          </w:rPrChange>
        </w:rPr>
        <w:t>11</w:t>
      </w:r>
      <w:r w:rsidR="004C68B0" w:rsidRPr="006941F9">
        <w:rPr>
          <w:noProof/>
          <w:webHidden/>
          <w:color w:val="000000" w:themeColor="text1"/>
          <w:rPrChange w:id="2917" w:author="_" w:date="2025-11-25T12:49:00Z">
            <w:rPr>
              <w:noProof/>
              <w:webHidden/>
            </w:rPr>
          </w:rPrChange>
        </w:rPr>
        <w:fldChar w:fldCharType="end"/>
      </w:r>
      <w:r w:rsidRPr="006941F9">
        <w:rPr>
          <w:noProof/>
          <w:color w:val="000000" w:themeColor="text1"/>
          <w:rPrChange w:id="2918" w:author="_" w:date="2025-11-25T12:49:00Z">
            <w:rPr>
              <w:noProof/>
            </w:rPr>
          </w:rPrChange>
        </w:rPr>
        <w:fldChar w:fldCharType="end"/>
      </w:r>
    </w:p>
    <w:p w14:paraId="3D307080" w14:textId="77777777" w:rsidR="004C68B0" w:rsidRPr="006941F9" w:rsidRDefault="009462E3">
      <w:pPr>
        <w:pStyle w:val="43"/>
        <w:tabs>
          <w:tab w:val="left" w:pos="1760"/>
          <w:tab w:val="right" w:leader="dot" w:pos="9912"/>
        </w:tabs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919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</w:pPr>
      <w:r w:rsidRPr="006941F9">
        <w:rPr>
          <w:color w:val="000000" w:themeColor="text1"/>
          <w:rPrChange w:id="2920" w:author="_" w:date="2025-11-25T12:49:00Z">
            <w:rPr/>
          </w:rPrChange>
        </w:rPr>
        <w:fldChar w:fldCharType="begin"/>
      </w:r>
      <w:r w:rsidRPr="006941F9">
        <w:rPr>
          <w:color w:val="000000" w:themeColor="text1"/>
          <w:rPrChange w:id="2921" w:author="_" w:date="2025-11-25T12:49:00Z">
            <w:rPr/>
          </w:rPrChange>
        </w:rPr>
        <w:instrText xml:space="preserve"> HYPERLINK \l "_T</w:instrText>
      </w:r>
      <w:r w:rsidRPr="006941F9">
        <w:rPr>
          <w:color w:val="000000" w:themeColor="text1"/>
          <w:rPrChange w:id="2922" w:author="_" w:date="2025-11-25T12:49:00Z">
            <w:rPr/>
          </w:rPrChange>
        </w:rPr>
        <w:instrText xml:space="preserve">oc510092335" </w:instrText>
      </w:r>
      <w:r w:rsidRPr="006941F9">
        <w:rPr>
          <w:color w:val="000000" w:themeColor="text1"/>
          <w:rPrChange w:id="2923" w:author="_" w:date="2025-11-25T12:49:00Z">
            <w:rPr/>
          </w:rPrChange>
        </w:rPr>
        <w:fldChar w:fldCharType="separate"/>
      </w:r>
      <w:r w:rsidR="004C68B0" w:rsidRPr="006941F9">
        <w:rPr>
          <w:rStyle w:val="af0"/>
          <w:noProof/>
          <w:color w:val="000000" w:themeColor="text1"/>
          <w:rPrChange w:id="2924" w:author="_" w:date="2025-11-25T12:49:00Z">
            <w:rPr>
              <w:rStyle w:val="af0"/>
              <w:noProof/>
            </w:rPr>
          </w:rPrChange>
        </w:rPr>
        <w:t>5.6.1.1.</w:t>
      </w:r>
      <w:r w:rsidR="004C68B0" w:rsidRPr="006941F9"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925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  <w:tab/>
      </w:r>
      <w:r w:rsidR="004C68B0" w:rsidRPr="006941F9">
        <w:rPr>
          <w:rStyle w:val="af0"/>
          <w:noProof/>
          <w:color w:val="000000" w:themeColor="text1"/>
          <w:rPrChange w:id="2926" w:author="_" w:date="2025-11-25T12:49:00Z">
            <w:rPr>
              <w:rStyle w:val="af0"/>
              <w:noProof/>
            </w:rPr>
          </w:rPrChange>
        </w:rPr>
        <w:t>Анализ загрузки</w:t>
      </w:r>
      <w:r w:rsidR="004C68B0" w:rsidRPr="006941F9">
        <w:rPr>
          <w:noProof/>
          <w:webHidden/>
          <w:color w:val="000000" w:themeColor="text1"/>
          <w:rPrChange w:id="2927" w:author="_" w:date="2025-11-25T12:49:00Z">
            <w:rPr>
              <w:noProof/>
              <w:webHidden/>
            </w:rPr>
          </w:rPrChange>
        </w:rPr>
        <w:tab/>
      </w:r>
      <w:r w:rsidR="004C68B0" w:rsidRPr="006941F9">
        <w:rPr>
          <w:noProof/>
          <w:webHidden/>
          <w:color w:val="000000" w:themeColor="text1"/>
          <w:rPrChange w:id="2928" w:author="_" w:date="2025-11-25T12:49:00Z">
            <w:rPr>
              <w:noProof/>
              <w:webHidden/>
            </w:rPr>
          </w:rPrChange>
        </w:rPr>
        <w:fldChar w:fldCharType="begin"/>
      </w:r>
      <w:r w:rsidR="004C68B0" w:rsidRPr="006941F9">
        <w:rPr>
          <w:noProof/>
          <w:webHidden/>
          <w:color w:val="000000" w:themeColor="text1"/>
          <w:rPrChange w:id="2929" w:author="_" w:date="2025-11-25T12:49:00Z">
            <w:rPr>
              <w:noProof/>
              <w:webHidden/>
            </w:rPr>
          </w:rPrChange>
        </w:rPr>
        <w:instrText xml:space="preserve"> PAGEREF _Toc510092335 \h </w:instrText>
      </w:r>
      <w:r w:rsidR="004C68B0" w:rsidRPr="006941F9">
        <w:rPr>
          <w:noProof/>
          <w:webHidden/>
          <w:color w:val="000000" w:themeColor="text1"/>
          <w:rPrChange w:id="2930" w:author="_" w:date="2025-11-25T12:49:00Z">
            <w:rPr>
              <w:noProof/>
              <w:webHidden/>
            </w:rPr>
          </w:rPrChange>
        </w:rPr>
      </w:r>
      <w:r w:rsidR="004C68B0" w:rsidRPr="006941F9">
        <w:rPr>
          <w:noProof/>
          <w:webHidden/>
          <w:color w:val="000000" w:themeColor="text1"/>
          <w:rPrChange w:id="2931" w:author="_" w:date="2025-11-25T12:49:00Z">
            <w:rPr>
              <w:noProof/>
              <w:webHidden/>
            </w:rPr>
          </w:rPrChange>
        </w:rPr>
        <w:fldChar w:fldCharType="separate"/>
      </w:r>
      <w:r w:rsidR="004C68B0" w:rsidRPr="006941F9">
        <w:rPr>
          <w:noProof/>
          <w:webHidden/>
          <w:color w:val="000000" w:themeColor="text1"/>
          <w:rPrChange w:id="2932" w:author="_" w:date="2025-11-25T12:49:00Z">
            <w:rPr>
              <w:noProof/>
              <w:webHidden/>
            </w:rPr>
          </w:rPrChange>
        </w:rPr>
        <w:t>11</w:t>
      </w:r>
      <w:r w:rsidR="004C68B0" w:rsidRPr="006941F9">
        <w:rPr>
          <w:noProof/>
          <w:webHidden/>
          <w:color w:val="000000" w:themeColor="text1"/>
          <w:rPrChange w:id="2933" w:author="_" w:date="2025-11-25T12:49:00Z">
            <w:rPr>
              <w:noProof/>
              <w:webHidden/>
            </w:rPr>
          </w:rPrChange>
        </w:rPr>
        <w:fldChar w:fldCharType="end"/>
      </w:r>
      <w:r w:rsidRPr="006941F9">
        <w:rPr>
          <w:noProof/>
          <w:color w:val="000000" w:themeColor="text1"/>
          <w:rPrChange w:id="2934" w:author="_" w:date="2025-11-25T12:49:00Z">
            <w:rPr>
              <w:noProof/>
            </w:rPr>
          </w:rPrChange>
        </w:rPr>
        <w:fldChar w:fldCharType="end"/>
      </w:r>
    </w:p>
    <w:p w14:paraId="0658B7BE" w14:textId="77777777" w:rsidR="004C68B0" w:rsidRPr="006941F9" w:rsidRDefault="009462E3">
      <w:pPr>
        <w:pStyle w:val="43"/>
        <w:tabs>
          <w:tab w:val="left" w:pos="1760"/>
          <w:tab w:val="right" w:leader="dot" w:pos="9912"/>
        </w:tabs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935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</w:pPr>
      <w:r w:rsidRPr="006941F9">
        <w:rPr>
          <w:color w:val="000000" w:themeColor="text1"/>
          <w:rPrChange w:id="2936" w:author="_" w:date="2025-11-25T12:49:00Z">
            <w:rPr/>
          </w:rPrChange>
        </w:rPr>
        <w:fldChar w:fldCharType="begin"/>
      </w:r>
      <w:r w:rsidRPr="006941F9">
        <w:rPr>
          <w:color w:val="000000" w:themeColor="text1"/>
          <w:rPrChange w:id="2937" w:author="_" w:date="2025-11-25T12:49:00Z">
            <w:rPr/>
          </w:rPrChange>
        </w:rPr>
        <w:instrText xml:space="preserve"> HYPERLINK \l "_Toc510092336" </w:instrText>
      </w:r>
      <w:r w:rsidRPr="006941F9">
        <w:rPr>
          <w:color w:val="000000" w:themeColor="text1"/>
          <w:rPrChange w:id="2938" w:author="_" w:date="2025-11-25T12:49:00Z">
            <w:rPr/>
          </w:rPrChange>
        </w:rPr>
        <w:fldChar w:fldCharType="separate"/>
      </w:r>
      <w:r w:rsidR="004C68B0" w:rsidRPr="006941F9">
        <w:rPr>
          <w:rStyle w:val="af0"/>
          <w:noProof/>
          <w:color w:val="000000" w:themeColor="text1"/>
          <w:rPrChange w:id="2939" w:author="_" w:date="2025-11-25T12:49:00Z">
            <w:rPr>
              <w:rStyle w:val="af0"/>
              <w:noProof/>
            </w:rPr>
          </w:rPrChange>
        </w:rPr>
        <w:t>5.6.1.2.</w:t>
      </w:r>
      <w:r w:rsidR="004C68B0" w:rsidRPr="006941F9"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940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  <w:tab/>
      </w:r>
      <w:r w:rsidR="004C68B0" w:rsidRPr="006941F9">
        <w:rPr>
          <w:rStyle w:val="af0"/>
          <w:noProof/>
          <w:color w:val="000000" w:themeColor="text1"/>
          <w:rPrChange w:id="2941" w:author="_" w:date="2025-11-25T12:49:00Z">
            <w:rPr>
              <w:rStyle w:val="af0"/>
              <w:noProof/>
            </w:rPr>
          </w:rPrChange>
        </w:rPr>
        <w:t>Резерв на замещение</w:t>
      </w:r>
      <w:r w:rsidR="004C68B0" w:rsidRPr="006941F9">
        <w:rPr>
          <w:noProof/>
          <w:webHidden/>
          <w:color w:val="000000" w:themeColor="text1"/>
          <w:rPrChange w:id="2942" w:author="_" w:date="2025-11-25T12:49:00Z">
            <w:rPr>
              <w:noProof/>
              <w:webHidden/>
            </w:rPr>
          </w:rPrChange>
        </w:rPr>
        <w:tab/>
      </w:r>
      <w:r w:rsidR="004C68B0" w:rsidRPr="006941F9">
        <w:rPr>
          <w:noProof/>
          <w:webHidden/>
          <w:color w:val="000000" w:themeColor="text1"/>
          <w:rPrChange w:id="2943" w:author="_" w:date="2025-11-25T12:49:00Z">
            <w:rPr>
              <w:noProof/>
              <w:webHidden/>
            </w:rPr>
          </w:rPrChange>
        </w:rPr>
        <w:fldChar w:fldCharType="begin"/>
      </w:r>
      <w:r w:rsidR="004C68B0" w:rsidRPr="006941F9">
        <w:rPr>
          <w:noProof/>
          <w:webHidden/>
          <w:color w:val="000000" w:themeColor="text1"/>
          <w:rPrChange w:id="2944" w:author="_" w:date="2025-11-25T12:49:00Z">
            <w:rPr>
              <w:noProof/>
              <w:webHidden/>
            </w:rPr>
          </w:rPrChange>
        </w:rPr>
        <w:instrText xml:space="preserve"> PAGEREF _Toc510092336 \h </w:instrText>
      </w:r>
      <w:r w:rsidR="004C68B0" w:rsidRPr="006941F9">
        <w:rPr>
          <w:noProof/>
          <w:webHidden/>
          <w:color w:val="000000" w:themeColor="text1"/>
          <w:rPrChange w:id="2945" w:author="_" w:date="2025-11-25T12:49:00Z">
            <w:rPr>
              <w:noProof/>
              <w:webHidden/>
            </w:rPr>
          </w:rPrChange>
        </w:rPr>
      </w:r>
      <w:r w:rsidR="004C68B0" w:rsidRPr="006941F9">
        <w:rPr>
          <w:noProof/>
          <w:webHidden/>
          <w:color w:val="000000" w:themeColor="text1"/>
          <w:rPrChange w:id="2946" w:author="_" w:date="2025-11-25T12:49:00Z">
            <w:rPr>
              <w:noProof/>
              <w:webHidden/>
            </w:rPr>
          </w:rPrChange>
        </w:rPr>
        <w:fldChar w:fldCharType="separate"/>
      </w:r>
      <w:r w:rsidR="004C68B0" w:rsidRPr="006941F9">
        <w:rPr>
          <w:noProof/>
          <w:webHidden/>
          <w:color w:val="000000" w:themeColor="text1"/>
          <w:rPrChange w:id="2947" w:author="_" w:date="2025-11-25T12:49:00Z">
            <w:rPr>
              <w:noProof/>
              <w:webHidden/>
            </w:rPr>
          </w:rPrChange>
        </w:rPr>
        <w:t>11</w:t>
      </w:r>
      <w:r w:rsidR="004C68B0" w:rsidRPr="006941F9">
        <w:rPr>
          <w:noProof/>
          <w:webHidden/>
          <w:color w:val="000000" w:themeColor="text1"/>
          <w:rPrChange w:id="2948" w:author="_" w:date="2025-11-25T12:49:00Z">
            <w:rPr>
              <w:noProof/>
              <w:webHidden/>
            </w:rPr>
          </w:rPrChange>
        </w:rPr>
        <w:fldChar w:fldCharType="end"/>
      </w:r>
      <w:r w:rsidRPr="006941F9">
        <w:rPr>
          <w:noProof/>
          <w:color w:val="000000" w:themeColor="text1"/>
          <w:rPrChange w:id="2949" w:author="_" w:date="2025-11-25T12:49:00Z">
            <w:rPr>
              <w:noProof/>
            </w:rPr>
          </w:rPrChange>
        </w:rPr>
        <w:fldChar w:fldCharType="end"/>
      </w:r>
    </w:p>
    <w:p w14:paraId="148DB451" w14:textId="77777777" w:rsidR="004C68B0" w:rsidRPr="006941F9" w:rsidRDefault="009462E3">
      <w:pPr>
        <w:pStyle w:val="43"/>
        <w:tabs>
          <w:tab w:val="left" w:pos="1760"/>
          <w:tab w:val="right" w:leader="dot" w:pos="9912"/>
        </w:tabs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950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</w:pPr>
      <w:r w:rsidRPr="006941F9">
        <w:rPr>
          <w:color w:val="000000" w:themeColor="text1"/>
          <w:rPrChange w:id="2951" w:author="_" w:date="2025-11-25T12:49:00Z">
            <w:rPr/>
          </w:rPrChange>
        </w:rPr>
        <w:fldChar w:fldCharType="begin"/>
      </w:r>
      <w:r w:rsidRPr="006941F9">
        <w:rPr>
          <w:color w:val="000000" w:themeColor="text1"/>
          <w:rPrChange w:id="2952" w:author="_" w:date="2025-11-25T12:49:00Z">
            <w:rPr/>
          </w:rPrChange>
        </w:rPr>
        <w:instrText xml:space="preserve"> HYPERLINK \l "_Toc510092337" </w:instrText>
      </w:r>
      <w:r w:rsidRPr="006941F9">
        <w:rPr>
          <w:color w:val="000000" w:themeColor="text1"/>
          <w:rPrChange w:id="2953" w:author="_" w:date="2025-11-25T12:49:00Z">
            <w:rPr/>
          </w:rPrChange>
        </w:rPr>
        <w:fldChar w:fldCharType="separate"/>
      </w:r>
      <w:r w:rsidR="004C68B0" w:rsidRPr="006941F9">
        <w:rPr>
          <w:rStyle w:val="af0"/>
          <w:noProof/>
          <w:color w:val="000000" w:themeColor="text1"/>
          <w:rPrChange w:id="2954" w:author="_" w:date="2025-11-25T12:49:00Z">
            <w:rPr>
              <w:rStyle w:val="af0"/>
              <w:noProof/>
            </w:rPr>
          </w:rPrChange>
        </w:rPr>
        <w:t>5.6.1.3.</w:t>
      </w:r>
      <w:r w:rsidR="004C68B0" w:rsidRPr="006941F9"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955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  <w:tab/>
      </w:r>
      <w:r w:rsidR="004C68B0" w:rsidRPr="006941F9">
        <w:rPr>
          <w:rStyle w:val="af0"/>
          <w:noProof/>
          <w:color w:val="000000" w:themeColor="text1"/>
          <w:rPrChange w:id="2956" w:author="_" w:date="2025-11-25T12:49:00Z">
            <w:rPr>
              <w:rStyle w:val="af0"/>
              <w:noProof/>
            </w:rPr>
          </w:rPrChange>
        </w:rPr>
        <w:t>Ставка капитализации</w:t>
      </w:r>
      <w:r w:rsidR="004C68B0" w:rsidRPr="006941F9">
        <w:rPr>
          <w:noProof/>
          <w:webHidden/>
          <w:color w:val="000000" w:themeColor="text1"/>
          <w:rPrChange w:id="2957" w:author="_" w:date="2025-11-25T12:49:00Z">
            <w:rPr>
              <w:noProof/>
              <w:webHidden/>
            </w:rPr>
          </w:rPrChange>
        </w:rPr>
        <w:tab/>
      </w:r>
      <w:r w:rsidR="004C68B0" w:rsidRPr="006941F9">
        <w:rPr>
          <w:noProof/>
          <w:webHidden/>
          <w:color w:val="000000" w:themeColor="text1"/>
          <w:rPrChange w:id="2958" w:author="_" w:date="2025-11-25T12:49:00Z">
            <w:rPr>
              <w:noProof/>
              <w:webHidden/>
            </w:rPr>
          </w:rPrChange>
        </w:rPr>
        <w:fldChar w:fldCharType="begin"/>
      </w:r>
      <w:r w:rsidR="004C68B0" w:rsidRPr="006941F9">
        <w:rPr>
          <w:noProof/>
          <w:webHidden/>
          <w:color w:val="000000" w:themeColor="text1"/>
          <w:rPrChange w:id="2959" w:author="_" w:date="2025-11-25T12:49:00Z">
            <w:rPr>
              <w:noProof/>
              <w:webHidden/>
            </w:rPr>
          </w:rPrChange>
        </w:rPr>
        <w:instrText xml:space="preserve"> PAGEREF _Toc510092337 \h </w:instrText>
      </w:r>
      <w:r w:rsidR="004C68B0" w:rsidRPr="006941F9">
        <w:rPr>
          <w:noProof/>
          <w:webHidden/>
          <w:color w:val="000000" w:themeColor="text1"/>
          <w:rPrChange w:id="2960" w:author="_" w:date="2025-11-25T12:49:00Z">
            <w:rPr>
              <w:noProof/>
              <w:webHidden/>
            </w:rPr>
          </w:rPrChange>
        </w:rPr>
      </w:r>
      <w:r w:rsidR="004C68B0" w:rsidRPr="006941F9">
        <w:rPr>
          <w:noProof/>
          <w:webHidden/>
          <w:color w:val="000000" w:themeColor="text1"/>
          <w:rPrChange w:id="2961" w:author="_" w:date="2025-11-25T12:49:00Z">
            <w:rPr>
              <w:noProof/>
              <w:webHidden/>
            </w:rPr>
          </w:rPrChange>
        </w:rPr>
        <w:fldChar w:fldCharType="separate"/>
      </w:r>
      <w:r w:rsidR="004C68B0" w:rsidRPr="006941F9">
        <w:rPr>
          <w:noProof/>
          <w:webHidden/>
          <w:color w:val="000000" w:themeColor="text1"/>
          <w:rPrChange w:id="2962" w:author="_" w:date="2025-11-25T12:49:00Z">
            <w:rPr>
              <w:noProof/>
              <w:webHidden/>
            </w:rPr>
          </w:rPrChange>
        </w:rPr>
        <w:t>11</w:t>
      </w:r>
      <w:r w:rsidR="004C68B0" w:rsidRPr="006941F9">
        <w:rPr>
          <w:noProof/>
          <w:webHidden/>
          <w:color w:val="000000" w:themeColor="text1"/>
          <w:rPrChange w:id="2963" w:author="_" w:date="2025-11-25T12:49:00Z">
            <w:rPr>
              <w:noProof/>
              <w:webHidden/>
            </w:rPr>
          </w:rPrChange>
        </w:rPr>
        <w:fldChar w:fldCharType="end"/>
      </w:r>
      <w:r w:rsidRPr="006941F9">
        <w:rPr>
          <w:noProof/>
          <w:color w:val="000000" w:themeColor="text1"/>
          <w:rPrChange w:id="2964" w:author="_" w:date="2025-11-25T12:49:00Z">
            <w:rPr>
              <w:noProof/>
            </w:rPr>
          </w:rPrChange>
        </w:rPr>
        <w:fldChar w:fldCharType="end"/>
      </w:r>
    </w:p>
    <w:p w14:paraId="1B4B350F" w14:textId="77777777" w:rsidR="004C68B0" w:rsidRPr="006941F9" w:rsidRDefault="009462E3">
      <w:pPr>
        <w:pStyle w:val="43"/>
        <w:tabs>
          <w:tab w:val="left" w:pos="1760"/>
          <w:tab w:val="right" w:leader="dot" w:pos="9912"/>
        </w:tabs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965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</w:pPr>
      <w:r w:rsidRPr="006941F9">
        <w:rPr>
          <w:color w:val="000000" w:themeColor="text1"/>
          <w:rPrChange w:id="2966" w:author="_" w:date="2025-11-25T12:49:00Z">
            <w:rPr/>
          </w:rPrChange>
        </w:rPr>
        <w:fldChar w:fldCharType="begin"/>
      </w:r>
      <w:r w:rsidRPr="006941F9">
        <w:rPr>
          <w:color w:val="000000" w:themeColor="text1"/>
          <w:rPrChange w:id="2967" w:author="_" w:date="2025-11-25T12:49:00Z">
            <w:rPr/>
          </w:rPrChange>
        </w:rPr>
        <w:instrText xml:space="preserve"> HYPERLINK \l "_Toc510092338" </w:instrText>
      </w:r>
      <w:r w:rsidRPr="006941F9">
        <w:rPr>
          <w:color w:val="000000" w:themeColor="text1"/>
          <w:rPrChange w:id="2968" w:author="_" w:date="2025-11-25T12:49:00Z">
            <w:rPr/>
          </w:rPrChange>
        </w:rPr>
        <w:fldChar w:fldCharType="separate"/>
      </w:r>
      <w:r w:rsidR="004C68B0" w:rsidRPr="006941F9">
        <w:rPr>
          <w:rStyle w:val="af0"/>
          <w:noProof/>
          <w:color w:val="000000" w:themeColor="text1"/>
          <w:rPrChange w:id="2969" w:author="_" w:date="2025-11-25T12:49:00Z">
            <w:rPr>
              <w:rStyle w:val="af0"/>
              <w:noProof/>
            </w:rPr>
          </w:rPrChange>
        </w:rPr>
        <w:t>5.6.1.4.</w:t>
      </w:r>
      <w:r w:rsidR="004C68B0" w:rsidRPr="006941F9"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970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  <w:tab/>
      </w:r>
      <w:r w:rsidR="004C68B0" w:rsidRPr="006941F9">
        <w:rPr>
          <w:rStyle w:val="af0"/>
          <w:noProof/>
          <w:color w:val="000000" w:themeColor="text1"/>
          <w:rPrChange w:id="2971" w:author="_" w:date="2025-11-25T12:49:00Z">
            <w:rPr>
              <w:rStyle w:val="af0"/>
              <w:noProof/>
            </w:rPr>
          </w:rPrChange>
        </w:rPr>
        <w:t>Расчет рыночной стоимости</w:t>
      </w:r>
      <w:r w:rsidR="004C68B0" w:rsidRPr="006941F9">
        <w:rPr>
          <w:noProof/>
          <w:webHidden/>
          <w:color w:val="000000" w:themeColor="text1"/>
          <w:rPrChange w:id="2972" w:author="_" w:date="2025-11-25T12:49:00Z">
            <w:rPr>
              <w:noProof/>
              <w:webHidden/>
            </w:rPr>
          </w:rPrChange>
        </w:rPr>
        <w:tab/>
      </w:r>
      <w:r w:rsidR="004C68B0" w:rsidRPr="006941F9">
        <w:rPr>
          <w:noProof/>
          <w:webHidden/>
          <w:color w:val="000000" w:themeColor="text1"/>
          <w:rPrChange w:id="2973" w:author="_" w:date="2025-11-25T12:49:00Z">
            <w:rPr>
              <w:noProof/>
              <w:webHidden/>
            </w:rPr>
          </w:rPrChange>
        </w:rPr>
        <w:fldChar w:fldCharType="begin"/>
      </w:r>
      <w:r w:rsidR="004C68B0" w:rsidRPr="006941F9">
        <w:rPr>
          <w:noProof/>
          <w:webHidden/>
          <w:color w:val="000000" w:themeColor="text1"/>
          <w:rPrChange w:id="2974" w:author="_" w:date="2025-11-25T12:49:00Z">
            <w:rPr>
              <w:noProof/>
              <w:webHidden/>
            </w:rPr>
          </w:rPrChange>
        </w:rPr>
        <w:instrText xml:space="preserve"> PAGEREF _Toc510092338 \h </w:instrText>
      </w:r>
      <w:r w:rsidR="004C68B0" w:rsidRPr="006941F9">
        <w:rPr>
          <w:noProof/>
          <w:webHidden/>
          <w:color w:val="000000" w:themeColor="text1"/>
          <w:rPrChange w:id="2975" w:author="_" w:date="2025-11-25T12:49:00Z">
            <w:rPr>
              <w:noProof/>
              <w:webHidden/>
            </w:rPr>
          </w:rPrChange>
        </w:rPr>
      </w:r>
      <w:r w:rsidR="004C68B0" w:rsidRPr="006941F9">
        <w:rPr>
          <w:noProof/>
          <w:webHidden/>
          <w:color w:val="000000" w:themeColor="text1"/>
          <w:rPrChange w:id="2976" w:author="_" w:date="2025-11-25T12:49:00Z">
            <w:rPr>
              <w:noProof/>
              <w:webHidden/>
            </w:rPr>
          </w:rPrChange>
        </w:rPr>
        <w:fldChar w:fldCharType="separate"/>
      </w:r>
      <w:r w:rsidR="004C68B0" w:rsidRPr="006941F9">
        <w:rPr>
          <w:noProof/>
          <w:webHidden/>
          <w:color w:val="000000" w:themeColor="text1"/>
          <w:rPrChange w:id="2977" w:author="_" w:date="2025-11-25T12:49:00Z">
            <w:rPr>
              <w:noProof/>
              <w:webHidden/>
            </w:rPr>
          </w:rPrChange>
        </w:rPr>
        <w:t>12</w:t>
      </w:r>
      <w:r w:rsidR="004C68B0" w:rsidRPr="006941F9">
        <w:rPr>
          <w:noProof/>
          <w:webHidden/>
          <w:color w:val="000000" w:themeColor="text1"/>
          <w:rPrChange w:id="2978" w:author="_" w:date="2025-11-25T12:49:00Z">
            <w:rPr>
              <w:noProof/>
              <w:webHidden/>
            </w:rPr>
          </w:rPrChange>
        </w:rPr>
        <w:fldChar w:fldCharType="end"/>
      </w:r>
      <w:r w:rsidRPr="006941F9">
        <w:rPr>
          <w:noProof/>
          <w:color w:val="000000" w:themeColor="text1"/>
          <w:rPrChange w:id="2979" w:author="_" w:date="2025-11-25T12:49:00Z">
            <w:rPr>
              <w:noProof/>
            </w:rPr>
          </w:rPrChange>
        </w:rPr>
        <w:fldChar w:fldCharType="end"/>
      </w:r>
    </w:p>
    <w:p w14:paraId="2F3F4BAE" w14:textId="77777777" w:rsidR="004C68B0" w:rsidRPr="006941F9" w:rsidRDefault="009462E3">
      <w:pPr>
        <w:pStyle w:val="43"/>
        <w:tabs>
          <w:tab w:val="left" w:pos="1760"/>
          <w:tab w:val="right" w:leader="dot" w:pos="9912"/>
        </w:tabs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980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</w:pPr>
      <w:r w:rsidRPr="006941F9">
        <w:rPr>
          <w:color w:val="000000" w:themeColor="text1"/>
          <w:rPrChange w:id="2981" w:author="_" w:date="2025-11-25T12:49:00Z">
            <w:rPr/>
          </w:rPrChange>
        </w:rPr>
        <w:fldChar w:fldCharType="begin"/>
      </w:r>
      <w:r w:rsidRPr="006941F9">
        <w:rPr>
          <w:color w:val="000000" w:themeColor="text1"/>
          <w:rPrChange w:id="2982" w:author="_" w:date="2025-11-25T12:49:00Z">
            <w:rPr/>
          </w:rPrChange>
        </w:rPr>
        <w:instrText xml:space="preserve"> HYPERLINK \l "_Toc510092</w:instrText>
      </w:r>
      <w:r w:rsidRPr="006941F9">
        <w:rPr>
          <w:color w:val="000000" w:themeColor="text1"/>
          <w:rPrChange w:id="2983" w:author="_" w:date="2025-11-25T12:49:00Z">
            <w:rPr/>
          </w:rPrChange>
        </w:rPr>
        <w:instrText xml:space="preserve">339" </w:instrText>
      </w:r>
      <w:r w:rsidRPr="006941F9">
        <w:rPr>
          <w:color w:val="000000" w:themeColor="text1"/>
          <w:rPrChange w:id="2984" w:author="_" w:date="2025-11-25T12:49:00Z">
            <w:rPr/>
          </w:rPrChange>
        </w:rPr>
        <w:fldChar w:fldCharType="separate"/>
      </w:r>
      <w:r w:rsidR="004C68B0" w:rsidRPr="006941F9">
        <w:rPr>
          <w:rStyle w:val="af0"/>
          <w:noProof/>
          <w:color w:val="000000" w:themeColor="text1"/>
          <w:rPrChange w:id="2985" w:author="_" w:date="2025-11-25T12:49:00Z">
            <w:rPr>
              <w:rStyle w:val="af0"/>
              <w:noProof/>
            </w:rPr>
          </w:rPrChange>
        </w:rPr>
        <w:t>5.6.1.5.</w:t>
      </w:r>
      <w:r w:rsidR="004C68B0" w:rsidRPr="006941F9"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986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  <w:tab/>
      </w:r>
      <w:r w:rsidR="004C68B0" w:rsidRPr="006941F9">
        <w:rPr>
          <w:rStyle w:val="af0"/>
          <w:noProof/>
          <w:color w:val="000000" w:themeColor="text1"/>
          <w:rPrChange w:id="2987" w:author="_" w:date="2025-11-25T12:49:00Z">
            <w:rPr>
              <w:rStyle w:val="af0"/>
              <w:noProof/>
            </w:rPr>
          </w:rPrChange>
        </w:rPr>
        <w:t>Определение стоимости права аренды земельного участка</w:t>
      </w:r>
      <w:r w:rsidR="004C68B0" w:rsidRPr="006941F9">
        <w:rPr>
          <w:noProof/>
          <w:webHidden/>
          <w:color w:val="000000" w:themeColor="text1"/>
          <w:rPrChange w:id="2988" w:author="_" w:date="2025-11-25T12:49:00Z">
            <w:rPr>
              <w:noProof/>
              <w:webHidden/>
            </w:rPr>
          </w:rPrChange>
        </w:rPr>
        <w:tab/>
      </w:r>
      <w:r w:rsidR="004C68B0" w:rsidRPr="006941F9">
        <w:rPr>
          <w:noProof/>
          <w:webHidden/>
          <w:color w:val="000000" w:themeColor="text1"/>
          <w:rPrChange w:id="2989" w:author="_" w:date="2025-11-25T12:49:00Z">
            <w:rPr>
              <w:noProof/>
              <w:webHidden/>
            </w:rPr>
          </w:rPrChange>
        </w:rPr>
        <w:fldChar w:fldCharType="begin"/>
      </w:r>
      <w:r w:rsidR="004C68B0" w:rsidRPr="006941F9">
        <w:rPr>
          <w:noProof/>
          <w:webHidden/>
          <w:color w:val="000000" w:themeColor="text1"/>
          <w:rPrChange w:id="2990" w:author="_" w:date="2025-11-25T12:49:00Z">
            <w:rPr>
              <w:noProof/>
              <w:webHidden/>
            </w:rPr>
          </w:rPrChange>
        </w:rPr>
        <w:instrText xml:space="preserve"> PAGEREF _Toc510092339 \h </w:instrText>
      </w:r>
      <w:r w:rsidR="004C68B0" w:rsidRPr="006941F9">
        <w:rPr>
          <w:noProof/>
          <w:webHidden/>
          <w:color w:val="000000" w:themeColor="text1"/>
          <w:rPrChange w:id="2991" w:author="_" w:date="2025-11-25T12:49:00Z">
            <w:rPr>
              <w:noProof/>
              <w:webHidden/>
            </w:rPr>
          </w:rPrChange>
        </w:rPr>
      </w:r>
      <w:r w:rsidR="004C68B0" w:rsidRPr="006941F9">
        <w:rPr>
          <w:noProof/>
          <w:webHidden/>
          <w:color w:val="000000" w:themeColor="text1"/>
          <w:rPrChange w:id="2992" w:author="_" w:date="2025-11-25T12:49:00Z">
            <w:rPr>
              <w:noProof/>
              <w:webHidden/>
            </w:rPr>
          </w:rPrChange>
        </w:rPr>
        <w:fldChar w:fldCharType="separate"/>
      </w:r>
      <w:r w:rsidR="004C68B0" w:rsidRPr="006941F9">
        <w:rPr>
          <w:noProof/>
          <w:webHidden/>
          <w:color w:val="000000" w:themeColor="text1"/>
          <w:rPrChange w:id="2993" w:author="_" w:date="2025-11-25T12:49:00Z">
            <w:rPr>
              <w:noProof/>
              <w:webHidden/>
            </w:rPr>
          </w:rPrChange>
        </w:rPr>
        <w:t>12</w:t>
      </w:r>
      <w:r w:rsidR="004C68B0" w:rsidRPr="006941F9">
        <w:rPr>
          <w:noProof/>
          <w:webHidden/>
          <w:color w:val="000000" w:themeColor="text1"/>
          <w:rPrChange w:id="2994" w:author="_" w:date="2025-11-25T12:49:00Z">
            <w:rPr>
              <w:noProof/>
              <w:webHidden/>
            </w:rPr>
          </w:rPrChange>
        </w:rPr>
        <w:fldChar w:fldCharType="end"/>
      </w:r>
      <w:r w:rsidRPr="006941F9">
        <w:rPr>
          <w:noProof/>
          <w:color w:val="000000" w:themeColor="text1"/>
          <w:rPrChange w:id="2995" w:author="_" w:date="2025-11-25T12:49:00Z">
            <w:rPr>
              <w:noProof/>
            </w:rPr>
          </w:rPrChange>
        </w:rPr>
        <w:fldChar w:fldCharType="end"/>
      </w:r>
    </w:p>
    <w:p w14:paraId="2A4713C6" w14:textId="77777777" w:rsidR="004C68B0" w:rsidRPr="006941F9" w:rsidRDefault="009462E3">
      <w:pPr>
        <w:pStyle w:val="34"/>
        <w:tabs>
          <w:tab w:val="left" w:pos="1320"/>
          <w:tab w:val="right" w:leader="dot" w:pos="9912"/>
        </w:tabs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2996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</w:pPr>
      <w:r w:rsidRPr="006941F9">
        <w:rPr>
          <w:color w:val="000000" w:themeColor="text1"/>
          <w:rPrChange w:id="2997" w:author="_" w:date="2025-11-25T12:49:00Z">
            <w:rPr/>
          </w:rPrChange>
        </w:rPr>
        <w:fldChar w:fldCharType="begin"/>
      </w:r>
      <w:r w:rsidRPr="006941F9">
        <w:rPr>
          <w:color w:val="000000" w:themeColor="text1"/>
          <w:rPrChange w:id="2998" w:author="_" w:date="2025-11-25T12:49:00Z">
            <w:rPr/>
          </w:rPrChange>
        </w:rPr>
        <w:instrText xml:space="preserve"> HYPERLINK \l "_Toc510092340" </w:instrText>
      </w:r>
      <w:r w:rsidRPr="006941F9">
        <w:rPr>
          <w:color w:val="000000" w:themeColor="text1"/>
          <w:rPrChange w:id="2999" w:author="_" w:date="2025-11-25T12:49:00Z">
            <w:rPr/>
          </w:rPrChange>
        </w:rPr>
        <w:fldChar w:fldCharType="separate"/>
      </w:r>
      <w:r w:rsidR="004C68B0" w:rsidRPr="006941F9">
        <w:rPr>
          <w:rStyle w:val="af0"/>
          <w:noProof/>
          <w:color w:val="000000" w:themeColor="text1"/>
          <w:rPrChange w:id="3000" w:author="_" w:date="2025-11-25T12:49:00Z">
            <w:rPr>
              <w:rStyle w:val="af0"/>
              <w:noProof/>
            </w:rPr>
          </w:rPrChange>
        </w:rPr>
        <w:t>5.6.2.</w:t>
      </w:r>
      <w:r w:rsidR="004C68B0" w:rsidRPr="006941F9"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3001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  <w:tab/>
      </w:r>
      <w:r w:rsidR="004C68B0" w:rsidRPr="006941F9">
        <w:rPr>
          <w:rStyle w:val="af0"/>
          <w:noProof/>
          <w:color w:val="000000" w:themeColor="text1"/>
          <w:rPrChange w:id="3002" w:author="_" w:date="2025-11-25T12:49:00Z">
            <w:rPr>
              <w:rStyle w:val="af0"/>
              <w:noProof/>
            </w:rPr>
          </w:rPrChange>
        </w:rPr>
        <w:t>Рекомендации по оценке методом дисконтирования денежных потоков</w:t>
      </w:r>
      <w:r w:rsidR="004C68B0" w:rsidRPr="006941F9">
        <w:rPr>
          <w:noProof/>
          <w:webHidden/>
          <w:color w:val="000000" w:themeColor="text1"/>
          <w:rPrChange w:id="3003" w:author="_" w:date="2025-11-25T12:49:00Z">
            <w:rPr>
              <w:noProof/>
              <w:webHidden/>
            </w:rPr>
          </w:rPrChange>
        </w:rPr>
        <w:tab/>
      </w:r>
      <w:r w:rsidR="004C68B0" w:rsidRPr="006941F9">
        <w:rPr>
          <w:noProof/>
          <w:webHidden/>
          <w:color w:val="000000" w:themeColor="text1"/>
          <w:rPrChange w:id="3004" w:author="_" w:date="2025-11-25T12:49:00Z">
            <w:rPr>
              <w:noProof/>
              <w:webHidden/>
            </w:rPr>
          </w:rPrChange>
        </w:rPr>
        <w:fldChar w:fldCharType="begin"/>
      </w:r>
      <w:r w:rsidR="004C68B0" w:rsidRPr="006941F9">
        <w:rPr>
          <w:noProof/>
          <w:webHidden/>
          <w:color w:val="000000" w:themeColor="text1"/>
          <w:rPrChange w:id="3005" w:author="_" w:date="2025-11-25T12:49:00Z">
            <w:rPr>
              <w:noProof/>
              <w:webHidden/>
            </w:rPr>
          </w:rPrChange>
        </w:rPr>
        <w:instrText xml:space="preserve"> PAGEREF _Toc510092340 \h </w:instrText>
      </w:r>
      <w:r w:rsidR="004C68B0" w:rsidRPr="006941F9">
        <w:rPr>
          <w:noProof/>
          <w:webHidden/>
          <w:color w:val="000000" w:themeColor="text1"/>
          <w:rPrChange w:id="3006" w:author="_" w:date="2025-11-25T12:49:00Z">
            <w:rPr>
              <w:noProof/>
              <w:webHidden/>
            </w:rPr>
          </w:rPrChange>
        </w:rPr>
      </w:r>
      <w:r w:rsidR="004C68B0" w:rsidRPr="006941F9">
        <w:rPr>
          <w:noProof/>
          <w:webHidden/>
          <w:color w:val="000000" w:themeColor="text1"/>
          <w:rPrChange w:id="3007" w:author="_" w:date="2025-11-25T12:49:00Z">
            <w:rPr>
              <w:noProof/>
              <w:webHidden/>
            </w:rPr>
          </w:rPrChange>
        </w:rPr>
        <w:fldChar w:fldCharType="separate"/>
      </w:r>
      <w:r w:rsidR="004C68B0" w:rsidRPr="006941F9">
        <w:rPr>
          <w:noProof/>
          <w:webHidden/>
          <w:color w:val="000000" w:themeColor="text1"/>
          <w:rPrChange w:id="3008" w:author="_" w:date="2025-11-25T12:49:00Z">
            <w:rPr>
              <w:noProof/>
              <w:webHidden/>
            </w:rPr>
          </w:rPrChange>
        </w:rPr>
        <w:t>12</w:t>
      </w:r>
      <w:r w:rsidR="004C68B0" w:rsidRPr="006941F9">
        <w:rPr>
          <w:noProof/>
          <w:webHidden/>
          <w:color w:val="000000" w:themeColor="text1"/>
          <w:rPrChange w:id="3009" w:author="_" w:date="2025-11-25T12:49:00Z">
            <w:rPr>
              <w:noProof/>
              <w:webHidden/>
            </w:rPr>
          </w:rPrChange>
        </w:rPr>
        <w:fldChar w:fldCharType="end"/>
      </w:r>
      <w:r w:rsidRPr="006941F9">
        <w:rPr>
          <w:noProof/>
          <w:color w:val="000000" w:themeColor="text1"/>
          <w:rPrChange w:id="3010" w:author="_" w:date="2025-11-25T12:49:00Z">
            <w:rPr>
              <w:noProof/>
            </w:rPr>
          </w:rPrChange>
        </w:rPr>
        <w:fldChar w:fldCharType="end"/>
      </w:r>
    </w:p>
    <w:p w14:paraId="03CE6A4D" w14:textId="77777777" w:rsidR="004C68B0" w:rsidRPr="006941F9" w:rsidRDefault="009462E3">
      <w:pPr>
        <w:pStyle w:val="12"/>
        <w:tabs>
          <w:tab w:val="left" w:pos="480"/>
          <w:tab w:val="right" w:leader="dot" w:pos="9912"/>
        </w:tabs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3011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</w:pPr>
      <w:r w:rsidRPr="006941F9">
        <w:rPr>
          <w:color w:val="000000" w:themeColor="text1"/>
          <w:rPrChange w:id="3012" w:author="_" w:date="2025-11-25T12:49:00Z">
            <w:rPr/>
          </w:rPrChange>
        </w:rPr>
        <w:fldChar w:fldCharType="begin"/>
      </w:r>
      <w:r w:rsidRPr="006941F9">
        <w:rPr>
          <w:color w:val="000000" w:themeColor="text1"/>
          <w:rPrChange w:id="3013" w:author="_" w:date="2025-11-25T12:49:00Z">
            <w:rPr/>
          </w:rPrChange>
        </w:rPr>
        <w:instrText xml:space="preserve"> HYPERLINK \l "_Toc510092341" </w:instrText>
      </w:r>
      <w:r w:rsidRPr="006941F9">
        <w:rPr>
          <w:color w:val="000000" w:themeColor="text1"/>
          <w:rPrChange w:id="3014" w:author="_" w:date="2025-11-25T12:49:00Z">
            <w:rPr/>
          </w:rPrChange>
        </w:rPr>
        <w:fldChar w:fldCharType="separate"/>
      </w:r>
      <w:r w:rsidR="004C68B0" w:rsidRPr="006941F9">
        <w:rPr>
          <w:rStyle w:val="af0"/>
          <w:noProof/>
          <w:color w:val="000000" w:themeColor="text1"/>
          <w:rPrChange w:id="3015" w:author="_" w:date="2025-11-25T12:49:00Z">
            <w:rPr>
              <w:rStyle w:val="af0"/>
              <w:noProof/>
            </w:rPr>
          </w:rPrChange>
        </w:rPr>
        <w:t>6.</w:t>
      </w:r>
      <w:r w:rsidR="004C68B0" w:rsidRPr="006941F9"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3016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  <w:tab/>
      </w:r>
      <w:r w:rsidR="004C68B0" w:rsidRPr="006941F9">
        <w:rPr>
          <w:rStyle w:val="af0"/>
          <w:noProof/>
          <w:color w:val="000000" w:themeColor="text1"/>
          <w:rPrChange w:id="3017" w:author="_" w:date="2025-11-25T12:49:00Z">
            <w:rPr>
              <w:rStyle w:val="af0"/>
              <w:noProof/>
            </w:rPr>
          </w:rPrChange>
        </w:rPr>
        <w:t>ФОРМИРОВАНИЕ ОСНОВНЫХ ПАРАМЕТРОВ ЗАЛОГА</w:t>
      </w:r>
      <w:r w:rsidR="004C68B0" w:rsidRPr="006941F9">
        <w:rPr>
          <w:noProof/>
          <w:webHidden/>
          <w:color w:val="000000" w:themeColor="text1"/>
          <w:rPrChange w:id="3018" w:author="_" w:date="2025-11-25T12:49:00Z">
            <w:rPr>
              <w:noProof/>
              <w:webHidden/>
            </w:rPr>
          </w:rPrChange>
        </w:rPr>
        <w:tab/>
      </w:r>
      <w:r w:rsidR="004C68B0" w:rsidRPr="006941F9">
        <w:rPr>
          <w:noProof/>
          <w:webHidden/>
          <w:color w:val="000000" w:themeColor="text1"/>
          <w:rPrChange w:id="3019" w:author="_" w:date="2025-11-25T12:49:00Z">
            <w:rPr>
              <w:noProof/>
              <w:webHidden/>
            </w:rPr>
          </w:rPrChange>
        </w:rPr>
        <w:fldChar w:fldCharType="begin"/>
      </w:r>
      <w:r w:rsidR="004C68B0" w:rsidRPr="006941F9">
        <w:rPr>
          <w:noProof/>
          <w:webHidden/>
          <w:color w:val="000000" w:themeColor="text1"/>
          <w:rPrChange w:id="3020" w:author="_" w:date="2025-11-25T12:49:00Z">
            <w:rPr>
              <w:noProof/>
              <w:webHidden/>
            </w:rPr>
          </w:rPrChange>
        </w:rPr>
        <w:instrText xml:space="preserve"> PAGEREF _Toc510092341 \h </w:instrText>
      </w:r>
      <w:r w:rsidR="004C68B0" w:rsidRPr="006941F9">
        <w:rPr>
          <w:noProof/>
          <w:webHidden/>
          <w:color w:val="000000" w:themeColor="text1"/>
          <w:rPrChange w:id="3021" w:author="_" w:date="2025-11-25T12:49:00Z">
            <w:rPr>
              <w:noProof/>
              <w:webHidden/>
            </w:rPr>
          </w:rPrChange>
        </w:rPr>
      </w:r>
      <w:r w:rsidR="004C68B0" w:rsidRPr="006941F9">
        <w:rPr>
          <w:noProof/>
          <w:webHidden/>
          <w:color w:val="000000" w:themeColor="text1"/>
          <w:rPrChange w:id="3022" w:author="_" w:date="2025-11-25T12:49:00Z">
            <w:rPr>
              <w:noProof/>
              <w:webHidden/>
            </w:rPr>
          </w:rPrChange>
        </w:rPr>
        <w:fldChar w:fldCharType="separate"/>
      </w:r>
      <w:r w:rsidR="004C68B0" w:rsidRPr="006941F9">
        <w:rPr>
          <w:noProof/>
          <w:webHidden/>
          <w:color w:val="000000" w:themeColor="text1"/>
          <w:rPrChange w:id="3023" w:author="_" w:date="2025-11-25T12:49:00Z">
            <w:rPr>
              <w:noProof/>
              <w:webHidden/>
            </w:rPr>
          </w:rPrChange>
        </w:rPr>
        <w:t>12</w:t>
      </w:r>
      <w:r w:rsidR="004C68B0" w:rsidRPr="006941F9">
        <w:rPr>
          <w:noProof/>
          <w:webHidden/>
          <w:color w:val="000000" w:themeColor="text1"/>
          <w:rPrChange w:id="3024" w:author="_" w:date="2025-11-25T12:49:00Z">
            <w:rPr>
              <w:noProof/>
              <w:webHidden/>
            </w:rPr>
          </w:rPrChange>
        </w:rPr>
        <w:fldChar w:fldCharType="end"/>
      </w:r>
      <w:r w:rsidRPr="006941F9">
        <w:rPr>
          <w:noProof/>
          <w:color w:val="000000" w:themeColor="text1"/>
          <w:rPrChange w:id="3025" w:author="_" w:date="2025-11-25T12:49:00Z">
            <w:rPr>
              <w:noProof/>
            </w:rPr>
          </w:rPrChange>
        </w:rPr>
        <w:fldChar w:fldCharType="end"/>
      </w:r>
    </w:p>
    <w:p w14:paraId="20D0B782" w14:textId="77777777" w:rsidR="004C68B0" w:rsidRPr="006941F9" w:rsidRDefault="009462E3">
      <w:pPr>
        <w:pStyle w:val="12"/>
        <w:tabs>
          <w:tab w:val="left" w:pos="480"/>
          <w:tab w:val="right" w:leader="dot" w:pos="9912"/>
        </w:tabs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3026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</w:pPr>
      <w:r w:rsidRPr="006941F9">
        <w:rPr>
          <w:color w:val="000000" w:themeColor="text1"/>
          <w:rPrChange w:id="3027" w:author="_" w:date="2025-11-25T12:49:00Z">
            <w:rPr/>
          </w:rPrChange>
        </w:rPr>
        <w:fldChar w:fldCharType="begin"/>
      </w:r>
      <w:r w:rsidRPr="006941F9">
        <w:rPr>
          <w:color w:val="000000" w:themeColor="text1"/>
          <w:rPrChange w:id="3028" w:author="_" w:date="2025-11-25T12:49:00Z">
            <w:rPr/>
          </w:rPrChange>
        </w:rPr>
        <w:instrText xml:space="preserve"> HYPERLINK \l "_Toc510092342" </w:instrText>
      </w:r>
      <w:r w:rsidRPr="006941F9">
        <w:rPr>
          <w:color w:val="000000" w:themeColor="text1"/>
          <w:rPrChange w:id="3029" w:author="_" w:date="2025-11-25T12:49:00Z">
            <w:rPr/>
          </w:rPrChange>
        </w:rPr>
        <w:fldChar w:fldCharType="separate"/>
      </w:r>
      <w:r w:rsidR="004C68B0" w:rsidRPr="006941F9">
        <w:rPr>
          <w:rStyle w:val="af0"/>
          <w:noProof/>
          <w:color w:val="000000" w:themeColor="text1"/>
          <w:rPrChange w:id="3030" w:author="_" w:date="2025-11-25T12:49:00Z">
            <w:rPr>
              <w:rStyle w:val="af0"/>
              <w:noProof/>
            </w:rPr>
          </w:rPrChange>
        </w:rPr>
        <w:t>7.</w:t>
      </w:r>
      <w:r w:rsidR="004C68B0" w:rsidRPr="006941F9"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3031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  <w:tab/>
      </w:r>
      <w:r w:rsidR="004C68B0" w:rsidRPr="006941F9">
        <w:rPr>
          <w:rStyle w:val="af0"/>
          <w:noProof/>
          <w:color w:val="000000" w:themeColor="text1"/>
          <w:rPrChange w:id="3032" w:author="_" w:date="2025-11-25T12:49:00Z">
            <w:rPr>
              <w:rStyle w:val="af0"/>
              <w:noProof/>
            </w:rPr>
          </w:rPrChange>
        </w:rPr>
        <w:t>АНАЛИЗ ОСНОВНЫХ РИСКОВ</w:t>
      </w:r>
      <w:r w:rsidR="004C68B0" w:rsidRPr="006941F9">
        <w:rPr>
          <w:noProof/>
          <w:webHidden/>
          <w:color w:val="000000" w:themeColor="text1"/>
          <w:rPrChange w:id="3033" w:author="_" w:date="2025-11-25T12:49:00Z">
            <w:rPr>
              <w:noProof/>
              <w:webHidden/>
            </w:rPr>
          </w:rPrChange>
        </w:rPr>
        <w:tab/>
      </w:r>
      <w:r w:rsidR="004C68B0" w:rsidRPr="006941F9">
        <w:rPr>
          <w:noProof/>
          <w:webHidden/>
          <w:color w:val="000000" w:themeColor="text1"/>
          <w:rPrChange w:id="3034" w:author="_" w:date="2025-11-25T12:49:00Z">
            <w:rPr>
              <w:noProof/>
              <w:webHidden/>
            </w:rPr>
          </w:rPrChange>
        </w:rPr>
        <w:fldChar w:fldCharType="begin"/>
      </w:r>
      <w:r w:rsidR="004C68B0" w:rsidRPr="006941F9">
        <w:rPr>
          <w:noProof/>
          <w:webHidden/>
          <w:color w:val="000000" w:themeColor="text1"/>
          <w:rPrChange w:id="3035" w:author="_" w:date="2025-11-25T12:49:00Z">
            <w:rPr>
              <w:noProof/>
              <w:webHidden/>
            </w:rPr>
          </w:rPrChange>
        </w:rPr>
        <w:instrText xml:space="preserve"> PAGEREF _Toc510092342 \h </w:instrText>
      </w:r>
      <w:r w:rsidR="004C68B0" w:rsidRPr="006941F9">
        <w:rPr>
          <w:noProof/>
          <w:webHidden/>
          <w:color w:val="000000" w:themeColor="text1"/>
          <w:rPrChange w:id="3036" w:author="_" w:date="2025-11-25T12:49:00Z">
            <w:rPr>
              <w:noProof/>
              <w:webHidden/>
            </w:rPr>
          </w:rPrChange>
        </w:rPr>
      </w:r>
      <w:r w:rsidR="004C68B0" w:rsidRPr="006941F9">
        <w:rPr>
          <w:noProof/>
          <w:webHidden/>
          <w:color w:val="000000" w:themeColor="text1"/>
          <w:rPrChange w:id="3037" w:author="_" w:date="2025-11-25T12:49:00Z">
            <w:rPr>
              <w:noProof/>
              <w:webHidden/>
            </w:rPr>
          </w:rPrChange>
        </w:rPr>
        <w:fldChar w:fldCharType="separate"/>
      </w:r>
      <w:r w:rsidR="004C68B0" w:rsidRPr="006941F9">
        <w:rPr>
          <w:noProof/>
          <w:webHidden/>
          <w:color w:val="000000" w:themeColor="text1"/>
          <w:rPrChange w:id="3038" w:author="_" w:date="2025-11-25T12:49:00Z">
            <w:rPr>
              <w:noProof/>
              <w:webHidden/>
            </w:rPr>
          </w:rPrChange>
        </w:rPr>
        <w:t>13</w:t>
      </w:r>
      <w:r w:rsidR="004C68B0" w:rsidRPr="006941F9">
        <w:rPr>
          <w:noProof/>
          <w:webHidden/>
          <w:color w:val="000000" w:themeColor="text1"/>
          <w:rPrChange w:id="3039" w:author="_" w:date="2025-11-25T12:49:00Z">
            <w:rPr>
              <w:noProof/>
              <w:webHidden/>
            </w:rPr>
          </w:rPrChange>
        </w:rPr>
        <w:fldChar w:fldCharType="end"/>
      </w:r>
      <w:r w:rsidRPr="006941F9">
        <w:rPr>
          <w:noProof/>
          <w:color w:val="000000" w:themeColor="text1"/>
          <w:rPrChange w:id="3040" w:author="_" w:date="2025-11-25T12:49:00Z">
            <w:rPr>
              <w:noProof/>
            </w:rPr>
          </w:rPrChange>
        </w:rPr>
        <w:fldChar w:fldCharType="end"/>
      </w:r>
    </w:p>
    <w:p w14:paraId="021CBE29" w14:textId="77777777" w:rsidR="004C68B0" w:rsidRPr="006941F9" w:rsidRDefault="009462E3">
      <w:pPr>
        <w:pStyle w:val="2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000000" w:themeColor="text1"/>
          <w:sz w:val="22"/>
          <w:szCs w:val="22"/>
          <w:rPrChange w:id="3041" w:author="_" w:date="2025-11-25T12:49:00Z"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rPrChange>
        </w:rPr>
      </w:pPr>
      <w:r w:rsidRPr="006941F9">
        <w:rPr>
          <w:color w:val="000000" w:themeColor="text1"/>
          <w:rPrChange w:id="3042" w:author="_" w:date="2025-11-25T12:49:00Z">
            <w:rPr/>
          </w:rPrChange>
        </w:rPr>
        <w:fldChar w:fldCharType="begin"/>
      </w:r>
      <w:r w:rsidRPr="006941F9">
        <w:rPr>
          <w:color w:val="000000" w:themeColor="text1"/>
          <w:rPrChange w:id="3043" w:author="_" w:date="2025-11-25T12:49:00Z">
            <w:rPr/>
          </w:rPrChange>
        </w:rPr>
        <w:instrText xml:space="preserve"> HYPERLINK \l "_Toc510092343" </w:instrText>
      </w:r>
      <w:r w:rsidRPr="006941F9">
        <w:rPr>
          <w:color w:val="000000" w:themeColor="text1"/>
          <w:rPrChange w:id="3044" w:author="_" w:date="2025-11-25T12:49:00Z">
            <w:rPr/>
          </w:rPrChange>
        </w:rPr>
        <w:fldChar w:fldCharType="separate"/>
      </w:r>
      <w:r w:rsidR="004C68B0" w:rsidRPr="006941F9">
        <w:rPr>
          <w:rStyle w:val="af0"/>
          <w:noProof/>
          <w:color w:val="000000" w:themeColor="text1"/>
          <w:rPrChange w:id="3045" w:author="_" w:date="2025-11-25T12:49:00Z">
            <w:rPr>
              <w:rStyle w:val="af0"/>
              <w:noProof/>
            </w:rPr>
          </w:rPrChange>
        </w:rPr>
        <w:t>Приложение 8.1. Пример расчета рыночной стоимости в формате Excel</w:t>
      </w:r>
      <w:r w:rsidR="004C68B0" w:rsidRPr="006941F9">
        <w:rPr>
          <w:noProof/>
          <w:webHidden/>
          <w:color w:val="000000" w:themeColor="text1"/>
          <w:rPrChange w:id="3046" w:author="_" w:date="2025-11-25T12:49:00Z">
            <w:rPr>
              <w:noProof/>
              <w:webHidden/>
            </w:rPr>
          </w:rPrChange>
        </w:rPr>
        <w:tab/>
      </w:r>
      <w:r w:rsidR="004C68B0" w:rsidRPr="006941F9">
        <w:rPr>
          <w:noProof/>
          <w:webHidden/>
          <w:color w:val="000000" w:themeColor="text1"/>
          <w:rPrChange w:id="3047" w:author="_" w:date="2025-11-25T12:49:00Z">
            <w:rPr>
              <w:noProof/>
              <w:webHidden/>
            </w:rPr>
          </w:rPrChange>
        </w:rPr>
        <w:fldChar w:fldCharType="begin"/>
      </w:r>
      <w:r w:rsidR="004C68B0" w:rsidRPr="006941F9">
        <w:rPr>
          <w:noProof/>
          <w:webHidden/>
          <w:color w:val="000000" w:themeColor="text1"/>
          <w:rPrChange w:id="3048" w:author="_" w:date="2025-11-25T12:49:00Z">
            <w:rPr>
              <w:noProof/>
              <w:webHidden/>
            </w:rPr>
          </w:rPrChange>
        </w:rPr>
        <w:instrText xml:space="preserve"> PAGEREF _Toc510092343 \h </w:instrText>
      </w:r>
      <w:r w:rsidR="004C68B0" w:rsidRPr="006941F9">
        <w:rPr>
          <w:noProof/>
          <w:webHidden/>
          <w:color w:val="000000" w:themeColor="text1"/>
          <w:rPrChange w:id="3049" w:author="_" w:date="2025-11-25T12:49:00Z">
            <w:rPr>
              <w:noProof/>
              <w:webHidden/>
            </w:rPr>
          </w:rPrChange>
        </w:rPr>
      </w:r>
      <w:r w:rsidR="004C68B0" w:rsidRPr="006941F9">
        <w:rPr>
          <w:noProof/>
          <w:webHidden/>
          <w:color w:val="000000" w:themeColor="text1"/>
          <w:rPrChange w:id="3050" w:author="_" w:date="2025-11-25T12:49:00Z">
            <w:rPr>
              <w:noProof/>
              <w:webHidden/>
            </w:rPr>
          </w:rPrChange>
        </w:rPr>
        <w:fldChar w:fldCharType="separate"/>
      </w:r>
      <w:r w:rsidR="004C68B0" w:rsidRPr="006941F9">
        <w:rPr>
          <w:noProof/>
          <w:webHidden/>
          <w:color w:val="000000" w:themeColor="text1"/>
          <w:rPrChange w:id="3051" w:author="_" w:date="2025-11-25T12:49:00Z">
            <w:rPr>
              <w:noProof/>
              <w:webHidden/>
            </w:rPr>
          </w:rPrChange>
        </w:rPr>
        <w:t>14</w:t>
      </w:r>
      <w:r w:rsidR="004C68B0" w:rsidRPr="006941F9">
        <w:rPr>
          <w:noProof/>
          <w:webHidden/>
          <w:color w:val="000000" w:themeColor="text1"/>
          <w:rPrChange w:id="3052" w:author="_" w:date="2025-11-25T12:49:00Z">
            <w:rPr>
              <w:noProof/>
              <w:webHidden/>
            </w:rPr>
          </w:rPrChange>
        </w:rPr>
        <w:fldChar w:fldCharType="end"/>
      </w:r>
      <w:r w:rsidRPr="006941F9">
        <w:rPr>
          <w:noProof/>
          <w:color w:val="000000" w:themeColor="text1"/>
          <w:rPrChange w:id="3053" w:author="_" w:date="2025-11-25T12:49:00Z">
            <w:rPr>
              <w:noProof/>
            </w:rPr>
          </w:rPrChange>
        </w:rPr>
        <w:fldChar w:fldCharType="end"/>
      </w:r>
    </w:p>
    <w:p w14:paraId="23B7ECC2" w14:textId="77777777" w:rsidR="00FE064E" w:rsidRPr="006941F9" w:rsidRDefault="001E6DCD" w:rsidP="00FE064E">
      <w:pPr>
        <w:rPr>
          <w:color w:val="000000" w:themeColor="text1"/>
          <w:rPrChange w:id="3054" w:author="_" w:date="2025-11-25T12:49:00Z">
            <w:rPr/>
          </w:rPrChange>
        </w:rPr>
        <w:sectPr w:rsidR="00FE064E" w:rsidRPr="006941F9" w:rsidSect="00734708">
          <w:headerReference w:type="even" r:id="rId8"/>
          <w:footerReference w:type="even" r:id="rId9"/>
          <w:footerReference w:type="default" r:id="rId10"/>
          <w:headerReference w:type="first" r:id="rId11"/>
          <w:pgSz w:w="11906" w:h="16838"/>
          <w:pgMar w:top="1134" w:right="850" w:bottom="1134" w:left="1134" w:header="708" w:footer="708" w:gutter="0"/>
          <w:cols w:space="708"/>
          <w:docGrid w:linePitch="360"/>
        </w:sectPr>
      </w:pPr>
      <w:r w:rsidRPr="006941F9">
        <w:rPr>
          <w:color w:val="000000" w:themeColor="text1"/>
          <w:rPrChange w:id="3055" w:author="_" w:date="2025-11-25T12:49:00Z">
            <w:rPr/>
          </w:rPrChange>
        </w:rPr>
        <w:fldChar w:fldCharType="end"/>
      </w:r>
    </w:p>
    <w:p w14:paraId="62029B5B" w14:textId="77777777" w:rsidR="00EB2F46" w:rsidRPr="006941F9" w:rsidRDefault="00734708" w:rsidP="000833F8">
      <w:pPr>
        <w:pStyle w:val="1"/>
        <w:spacing w:before="120" w:after="120"/>
        <w:ind w:left="0" w:firstLine="567"/>
        <w:rPr>
          <w:color w:val="000000" w:themeColor="text1"/>
          <w:szCs w:val="24"/>
          <w:rPrChange w:id="3056" w:author="_" w:date="2025-11-25T12:49:00Z">
            <w:rPr>
              <w:szCs w:val="24"/>
            </w:rPr>
          </w:rPrChange>
        </w:rPr>
      </w:pPr>
      <w:bookmarkStart w:id="3057" w:name="_Toc510092318"/>
      <w:r w:rsidRPr="006941F9">
        <w:rPr>
          <w:color w:val="000000" w:themeColor="text1"/>
          <w:szCs w:val="24"/>
          <w:rPrChange w:id="3058" w:author="_" w:date="2025-11-25T12:49:00Z">
            <w:rPr>
              <w:szCs w:val="24"/>
            </w:rPr>
          </w:rPrChange>
        </w:rPr>
        <w:lastRenderedPageBreak/>
        <w:t>ЗАДАНИЕ</w:t>
      </w:r>
      <w:bookmarkEnd w:id="3057"/>
    </w:p>
    <w:p w14:paraId="190ECA7A" w14:textId="3B37EE56" w:rsidR="00B41C9F" w:rsidRPr="006941F9" w:rsidRDefault="00B41C9F" w:rsidP="00734708">
      <w:pPr>
        <w:spacing w:before="120" w:after="120"/>
        <w:ind w:firstLine="567"/>
        <w:jc w:val="both"/>
        <w:rPr>
          <w:color w:val="000000" w:themeColor="text1"/>
          <w:rPrChange w:id="3059" w:author="_" w:date="2025-11-25T12:49:00Z">
            <w:rPr/>
          </w:rPrChange>
        </w:rPr>
      </w:pPr>
      <w:r w:rsidRPr="006941F9">
        <w:rPr>
          <w:color w:val="000000" w:themeColor="text1"/>
          <w:rPrChange w:id="3060" w:author="_" w:date="2025-11-25T12:49:00Z">
            <w:rPr/>
          </w:rPrChange>
        </w:rPr>
        <w:t>В адрес залоговой службы банка поступил запрос о проведении залоговой экспертизы торгового центра</w:t>
      </w:r>
      <w:r w:rsidR="00F14ACB" w:rsidRPr="006941F9">
        <w:rPr>
          <w:color w:val="000000" w:themeColor="text1"/>
          <w:rPrChange w:id="3061" w:author="_" w:date="2025-11-25T12:49:00Z">
            <w:rPr/>
          </w:rPrChange>
        </w:rPr>
        <w:t xml:space="preserve"> (далее – «ТЦ»)</w:t>
      </w:r>
      <w:r w:rsidRPr="006941F9">
        <w:rPr>
          <w:color w:val="000000" w:themeColor="text1"/>
          <w:rPrChange w:id="3062" w:author="_" w:date="2025-11-25T12:49:00Z">
            <w:rPr/>
          </w:rPrChange>
        </w:rPr>
        <w:t xml:space="preserve"> общей площадью 60 000 кв.</w:t>
      </w:r>
      <w:r w:rsidR="00BE7A65" w:rsidRPr="006941F9">
        <w:rPr>
          <w:color w:val="000000" w:themeColor="text1"/>
          <w:rPrChange w:id="3063" w:author="_" w:date="2025-11-25T12:49:00Z">
            <w:rPr/>
          </w:rPrChange>
        </w:rPr>
        <w:t> </w:t>
      </w:r>
      <w:r w:rsidRPr="006941F9">
        <w:rPr>
          <w:color w:val="000000" w:themeColor="text1"/>
          <w:rPrChange w:id="3064" w:author="_" w:date="2025-11-25T12:49:00Z">
            <w:rPr/>
          </w:rPrChange>
        </w:rPr>
        <w:t xml:space="preserve">м, который расположен по адресу: г. </w:t>
      </w:r>
      <w:del w:id="3065" w:author="_" w:date="2025-11-25T12:34:00Z">
        <w:r w:rsidR="001E33B3" w:rsidRPr="006941F9" w:rsidDel="00AD45DD">
          <w:rPr>
            <w:color w:val="000000" w:themeColor="text1"/>
            <w:rPrChange w:id="3066" w:author="_" w:date="2025-11-25T12:49:00Z">
              <w:rPr/>
            </w:rPrChange>
          </w:rPr>
          <w:delText>Сбер</w:delText>
        </w:r>
      </w:del>
      <w:ins w:id="3067" w:author="_" w:date="2025-11-25T12:34:00Z">
        <w:r w:rsidR="00AD45DD" w:rsidRPr="006941F9">
          <w:rPr>
            <w:color w:val="000000" w:themeColor="text1"/>
            <w:rPrChange w:id="3068" w:author="_" w:date="2025-11-25T12:49:00Z">
              <w:rPr/>
            </w:rPrChange>
          </w:rPr>
          <w:t>Калинин</w:t>
        </w:r>
      </w:ins>
      <w:r w:rsidR="001E33B3" w:rsidRPr="006941F9">
        <w:rPr>
          <w:color w:val="000000" w:themeColor="text1"/>
          <w:rPrChange w:id="3069" w:author="_" w:date="2025-11-25T12:49:00Z">
            <w:rPr/>
          </w:rPrChange>
        </w:rPr>
        <w:t>град</w:t>
      </w:r>
      <w:r w:rsidRPr="006941F9">
        <w:rPr>
          <w:color w:val="000000" w:themeColor="text1"/>
          <w:rPrChange w:id="3070" w:author="_" w:date="2025-11-25T12:49:00Z">
            <w:rPr/>
          </w:rPrChange>
        </w:rPr>
        <w:t xml:space="preserve">, ул. </w:t>
      </w:r>
      <w:r w:rsidR="001E33B3" w:rsidRPr="006941F9">
        <w:rPr>
          <w:color w:val="000000" w:themeColor="text1"/>
          <w:rPrChange w:id="3071" w:author="_" w:date="2025-11-25T12:49:00Z">
            <w:rPr/>
          </w:rPrChange>
        </w:rPr>
        <w:t>Ленина,</w:t>
      </w:r>
      <w:r w:rsidRPr="006941F9">
        <w:rPr>
          <w:color w:val="000000" w:themeColor="text1"/>
          <w:rPrChange w:id="3072" w:author="_" w:date="2025-11-25T12:49:00Z">
            <w:rPr/>
          </w:rPrChange>
        </w:rPr>
        <w:t xml:space="preserve"> д. </w:t>
      </w:r>
      <w:r w:rsidR="001E33B3" w:rsidRPr="006941F9">
        <w:rPr>
          <w:color w:val="000000" w:themeColor="text1"/>
          <w:rPrChange w:id="3073" w:author="_" w:date="2025-11-25T12:49:00Z">
            <w:rPr/>
          </w:rPrChange>
        </w:rPr>
        <w:t>25</w:t>
      </w:r>
      <w:r w:rsidRPr="006941F9">
        <w:rPr>
          <w:color w:val="000000" w:themeColor="text1"/>
          <w:rPrChange w:id="3074" w:author="_" w:date="2025-11-25T12:49:00Z">
            <w:rPr/>
          </w:rPrChange>
        </w:rPr>
        <w:t>.</w:t>
      </w:r>
    </w:p>
    <w:p w14:paraId="677A6AAE" w14:textId="77777777" w:rsidR="00B41C9F" w:rsidRPr="006941F9" w:rsidRDefault="00B41C9F" w:rsidP="00734708">
      <w:pPr>
        <w:spacing w:before="120" w:after="120"/>
        <w:ind w:firstLine="567"/>
        <w:jc w:val="both"/>
        <w:rPr>
          <w:color w:val="000000" w:themeColor="text1"/>
          <w:rPrChange w:id="3075" w:author="_" w:date="2025-11-25T12:49:00Z">
            <w:rPr/>
          </w:rPrChange>
        </w:rPr>
      </w:pPr>
      <w:r w:rsidRPr="006941F9">
        <w:rPr>
          <w:color w:val="000000" w:themeColor="text1"/>
          <w:rPrChange w:id="3076" w:author="_" w:date="2025-11-25T12:49:00Z">
            <w:rPr/>
          </w:rPrChange>
        </w:rPr>
        <w:t>Приложением к запросу являются следующие документы:</w:t>
      </w:r>
    </w:p>
    <w:p w14:paraId="5E5B9689" w14:textId="73842425" w:rsidR="00EF18C8" w:rsidRPr="006941F9" w:rsidRDefault="00EF18C8" w:rsidP="00734708">
      <w:pPr>
        <w:numPr>
          <w:ilvl w:val="0"/>
          <w:numId w:val="30"/>
        </w:numPr>
        <w:spacing w:before="120" w:after="120"/>
        <w:ind w:left="0" w:firstLine="851"/>
        <w:jc w:val="both"/>
        <w:rPr>
          <w:color w:val="000000" w:themeColor="text1"/>
          <w:rPrChange w:id="3077" w:author="_" w:date="2025-11-25T12:49:00Z">
            <w:rPr/>
          </w:rPrChange>
        </w:rPr>
      </w:pPr>
      <w:r w:rsidRPr="006941F9">
        <w:rPr>
          <w:color w:val="000000" w:themeColor="text1"/>
          <w:rPrChange w:id="3078" w:author="_" w:date="2025-11-25T12:49:00Z">
            <w:rPr/>
          </w:rPrChange>
        </w:rPr>
        <w:t>Копия обращения ООО «</w:t>
      </w:r>
      <w:del w:id="3079" w:author="_" w:date="2025-11-25T12:34:00Z">
        <w:r w:rsidRPr="006941F9" w:rsidDel="00AD45DD">
          <w:rPr>
            <w:color w:val="000000" w:themeColor="text1"/>
            <w:rPrChange w:id="3080" w:author="_" w:date="2025-11-25T12:49:00Z">
              <w:rPr/>
            </w:rPrChange>
          </w:rPr>
          <w:delText>МОЛЛ</w:delText>
        </w:r>
      </w:del>
      <w:ins w:id="3081" w:author="_" w:date="2025-11-25T12:34:00Z">
        <w:r w:rsidR="00AD45DD" w:rsidRPr="006941F9">
          <w:rPr>
            <w:color w:val="000000" w:themeColor="text1"/>
            <w:rPrChange w:id="3082" w:author="_" w:date="2025-11-25T12:49:00Z">
              <w:rPr/>
            </w:rPrChange>
          </w:rPr>
          <w:t>Торг</w:t>
        </w:r>
      </w:ins>
      <w:r w:rsidRPr="006941F9">
        <w:rPr>
          <w:color w:val="000000" w:themeColor="text1"/>
          <w:rPrChange w:id="3083" w:author="_" w:date="2025-11-25T12:49:00Z">
            <w:rPr/>
          </w:rPrChange>
        </w:rPr>
        <w:t xml:space="preserve">» в банк с просьбой предоставить </w:t>
      </w:r>
      <w:r w:rsidR="00BE7A65" w:rsidRPr="006941F9">
        <w:rPr>
          <w:color w:val="000000" w:themeColor="text1"/>
          <w:rPrChange w:id="3084" w:author="_" w:date="2025-11-25T12:49:00Z">
            <w:rPr/>
          </w:rPrChange>
        </w:rPr>
        <w:t>кредит</w:t>
      </w:r>
      <w:r w:rsidRPr="006941F9">
        <w:rPr>
          <w:color w:val="000000" w:themeColor="text1"/>
          <w:rPrChange w:id="3085" w:author="_" w:date="2025-11-25T12:49:00Z">
            <w:rPr/>
          </w:rPrChange>
        </w:rPr>
        <w:t xml:space="preserve">. Предполагаемое обеспечение по указанному кредиту – залог торгового </w:t>
      </w:r>
      <w:r w:rsidR="001E33B3" w:rsidRPr="006941F9">
        <w:rPr>
          <w:color w:val="000000" w:themeColor="text1"/>
          <w:rPrChange w:id="3086" w:author="_" w:date="2025-11-25T12:49:00Z">
            <w:rPr/>
          </w:rPrChange>
        </w:rPr>
        <w:t>центра</w:t>
      </w:r>
      <w:r w:rsidRPr="006941F9">
        <w:rPr>
          <w:color w:val="000000" w:themeColor="text1"/>
          <w:rPrChange w:id="3087" w:author="_" w:date="2025-11-25T12:49:00Z">
            <w:rPr/>
          </w:rPrChange>
        </w:rPr>
        <w:t xml:space="preserve"> общей площадью 60 000 кв.</w:t>
      </w:r>
      <w:r w:rsidR="001E33B3" w:rsidRPr="006941F9">
        <w:rPr>
          <w:color w:val="000000" w:themeColor="text1"/>
          <w:rPrChange w:id="3088" w:author="_" w:date="2025-11-25T12:49:00Z">
            <w:rPr/>
          </w:rPrChange>
        </w:rPr>
        <w:t> </w:t>
      </w:r>
      <w:r w:rsidRPr="006941F9">
        <w:rPr>
          <w:color w:val="000000" w:themeColor="text1"/>
          <w:rPrChange w:id="3089" w:author="_" w:date="2025-11-25T12:49:00Z">
            <w:rPr/>
          </w:rPrChange>
        </w:rPr>
        <w:t xml:space="preserve">м по адресу: г. </w:t>
      </w:r>
      <w:del w:id="3090" w:author="_" w:date="2025-11-25T12:34:00Z">
        <w:r w:rsidR="001E33B3" w:rsidRPr="006941F9" w:rsidDel="00AD45DD">
          <w:rPr>
            <w:color w:val="000000" w:themeColor="text1"/>
            <w:rPrChange w:id="3091" w:author="_" w:date="2025-11-25T12:49:00Z">
              <w:rPr/>
            </w:rPrChange>
          </w:rPr>
          <w:delText>Сбер</w:delText>
        </w:r>
      </w:del>
      <w:ins w:id="3092" w:author="_" w:date="2025-11-25T12:34:00Z">
        <w:r w:rsidR="00AD45DD" w:rsidRPr="006941F9">
          <w:rPr>
            <w:color w:val="000000" w:themeColor="text1"/>
            <w:rPrChange w:id="3093" w:author="_" w:date="2025-11-25T12:49:00Z">
              <w:rPr/>
            </w:rPrChange>
          </w:rPr>
          <w:t>Калинин</w:t>
        </w:r>
      </w:ins>
      <w:r w:rsidR="001E33B3" w:rsidRPr="006941F9">
        <w:rPr>
          <w:color w:val="000000" w:themeColor="text1"/>
          <w:rPrChange w:id="3094" w:author="_" w:date="2025-11-25T12:49:00Z">
            <w:rPr/>
          </w:rPrChange>
        </w:rPr>
        <w:t>град,</w:t>
      </w:r>
      <w:r w:rsidRPr="006941F9">
        <w:rPr>
          <w:color w:val="000000" w:themeColor="text1"/>
          <w:rPrChange w:id="3095" w:author="_" w:date="2025-11-25T12:49:00Z">
            <w:rPr/>
          </w:rPrChange>
        </w:rPr>
        <w:t xml:space="preserve"> ул. </w:t>
      </w:r>
      <w:r w:rsidR="001E33B3" w:rsidRPr="006941F9">
        <w:rPr>
          <w:color w:val="000000" w:themeColor="text1"/>
          <w:rPrChange w:id="3096" w:author="_" w:date="2025-11-25T12:49:00Z">
            <w:rPr/>
          </w:rPrChange>
        </w:rPr>
        <w:t>Ленина,</w:t>
      </w:r>
      <w:r w:rsidRPr="006941F9">
        <w:rPr>
          <w:color w:val="000000" w:themeColor="text1"/>
          <w:rPrChange w:id="3097" w:author="_" w:date="2025-11-25T12:49:00Z">
            <w:rPr/>
          </w:rPrChange>
        </w:rPr>
        <w:t xml:space="preserve"> д. </w:t>
      </w:r>
      <w:r w:rsidR="001E33B3" w:rsidRPr="006941F9">
        <w:rPr>
          <w:color w:val="000000" w:themeColor="text1"/>
          <w:rPrChange w:id="3098" w:author="_" w:date="2025-11-25T12:49:00Z">
            <w:rPr/>
          </w:rPrChange>
        </w:rPr>
        <w:t>25</w:t>
      </w:r>
      <w:r w:rsidRPr="006941F9">
        <w:rPr>
          <w:color w:val="000000" w:themeColor="text1"/>
          <w:rPrChange w:id="3099" w:author="_" w:date="2025-11-25T12:49:00Z">
            <w:rPr/>
          </w:rPrChange>
        </w:rPr>
        <w:t xml:space="preserve">. </w:t>
      </w:r>
    </w:p>
    <w:p w14:paraId="7AAAF33D" w14:textId="77777777" w:rsidR="00B41C9F" w:rsidRPr="006941F9" w:rsidRDefault="00B41C9F" w:rsidP="00734708">
      <w:pPr>
        <w:numPr>
          <w:ilvl w:val="0"/>
          <w:numId w:val="30"/>
        </w:numPr>
        <w:spacing w:before="120" w:after="120"/>
        <w:ind w:left="0" w:firstLine="851"/>
        <w:jc w:val="both"/>
        <w:rPr>
          <w:color w:val="000000" w:themeColor="text1"/>
          <w:rPrChange w:id="3100" w:author="_" w:date="2025-11-25T12:49:00Z">
            <w:rPr/>
          </w:rPrChange>
        </w:rPr>
      </w:pPr>
      <w:r w:rsidRPr="006941F9">
        <w:rPr>
          <w:color w:val="000000" w:themeColor="text1"/>
          <w:rPrChange w:id="3101" w:author="_" w:date="2025-11-25T12:49:00Z">
            <w:rPr/>
          </w:rPrChange>
        </w:rPr>
        <w:t>Справка БТИ о состоянии здания.</w:t>
      </w:r>
    </w:p>
    <w:p w14:paraId="0B425377" w14:textId="77777777" w:rsidR="006B65FB" w:rsidRPr="006941F9" w:rsidRDefault="006B65FB" w:rsidP="00734708">
      <w:pPr>
        <w:numPr>
          <w:ilvl w:val="0"/>
          <w:numId w:val="30"/>
        </w:numPr>
        <w:spacing w:before="120" w:after="120"/>
        <w:ind w:left="0" w:firstLine="851"/>
        <w:jc w:val="both"/>
        <w:rPr>
          <w:color w:val="000000" w:themeColor="text1"/>
          <w:rPrChange w:id="3102" w:author="_" w:date="2025-11-25T12:49:00Z">
            <w:rPr/>
          </w:rPrChange>
        </w:rPr>
      </w:pPr>
      <w:r w:rsidRPr="006941F9">
        <w:rPr>
          <w:color w:val="000000" w:themeColor="text1"/>
          <w:rPrChange w:id="3103" w:author="_" w:date="2025-11-25T12:49:00Z">
            <w:rPr/>
          </w:rPrChange>
        </w:rPr>
        <w:t>Справка залогодателя об остаточной балансовой стоимости здания на последнюю отчетную дату.</w:t>
      </w:r>
    </w:p>
    <w:p w14:paraId="0A88A9B7" w14:textId="77777777" w:rsidR="00743C03" w:rsidRPr="006941F9" w:rsidRDefault="00743C03" w:rsidP="00734708">
      <w:pPr>
        <w:numPr>
          <w:ilvl w:val="0"/>
          <w:numId w:val="30"/>
        </w:numPr>
        <w:spacing w:before="120" w:after="120"/>
        <w:ind w:left="0" w:firstLine="851"/>
        <w:jc w:val="both"/>
        <w:rPr>
          <w:color w:val="000000" w:themeColor="text1"/>
          <w:rPrChange w:id="3104" w:author="_" w:date="2025-11-25T12:49:00Z">
            <w:rPr/>
          </w:rPrChange>
        </w:rPr>
      </w:pPr>
      <w:r w:rsidRPr="006941F9">
        <w:rPr>
          <w:color w:val="000000" w:themeColor="text1"/>
          <w:rPrChange w:id="3105" w:author="_" w:date="2025-11-25T12:49:00Z">
            <w:rPr/>
          </w:rPrChange>
        </w:rPr>
        <w:t>Выписка из технического паспорта на здание с поэтажными планами и экспликациями.</w:t>
      </w:r>
    </w:p>
    <w:p w14:paraId="37E38EC6" w14:textId="77777777" w:rsidR="00743C03" w:rsidRPr="006941F9" w:rsidRDefault="00743C03" w:rsidP="00734708">
      <w:pPr>
        <w:numPr>
          <w:ilvl w:val="0"/>
          <w:numId w:val="30"/>
        </w:numPr>
        <w:spacing w:before="120" w:after="120"/>
        <w:ind w:left="0" w:firstLine="851"/>
        <w:jc w:val="both"/>
        <w:rPr>
          <w:color w:val="000000" w:themeColor="text1"/>
          <w:rPrChange w:id="3106" w:author="_" w:date="2025-11-25T12:49:00Z">
            <w:rPr/>
          </w:rPrChange>
        </w:rPr>
      </w:pPr>
      <w:r w:rsidRPr="006941F9">
        <w:rPr>
          <w:color w:val="000000" w:themeColor="text1"/>
          <w:rPrChange w:id="3107" w:author="_" w:date="2025-11-25T12:49:00Z">
            <w:rPr/>
          </w:rPrChange>
        </w:rPr>
        <w:t>Договор аренды земельного участка, который функционально обеспечивает рассматриваемый торговый центр.</w:t>
      </w:r>
    </w:p>
    <w:p w14:paraId="2FE90BBC" w14:textId="77777777" w:rsidR="00EF18C8" w:rsidRPr="006941F9" w:rsidRDefault="00D940E1" w:rsidP="00734708">
      <w:pPr>
        <w:spacing w:before="120" w:after="120"/>
        <w:ind w:firstLine="567"/>
        <w:jc w:val="both"/>
        <w:rPr>
          <w:strike/>
          <w:color w:val="000000" w:themeColor="text1"/>
          <w:rPrChange w:id="3108" w:author="_" w:date="2025-11-25T12:49:00Z">
            <w:rPr>
              <w:strike/>
            </w:rPr>
          </w:rPrChange>
        </w:rPr>
      </w:pPr>
      <w:r w:rsidRPr="006941F9">
        <w:rPr>
          <w:color w:val="000000" w:themeColor="text1"/>
          <w:rPrChange w:id="3109" w:author="_" w:date="2025-11-25T12:49:00Z">
            <w:rPr/>
          </w:rPrChange>
        </w:rPr>
        <w:t>Сотрудник Банка самостоятельно запрашивает выписку из ЕГРН</w:t>
      </w:r>
      <w:r w:rsidR="00CF2CEB" w:rsidRPr="006941F9">
        <w:rPr>
          <w:color w:val="000000" w:themeColor="text1"/>
          <w:rPrChange w:id="3110" w:author="_" w:date="2025-11-25T12:49:00Z">
            <w:rPr/>
          </w:rPrChange>
        </w:rPr>
        <w:t>.</w:t>
      </w:r>
    </w:p>
    <w:p w14:paraId="1A7401EB" w14:textId="77777777" w:rsidR="008D1496" w:rsidRPr="006941F9" w:rsidRDefault="00734708" w:rsidP="00734708">
      <w:pPr>
        <w:pStyle w:val="1"/>
        <w:spacing w:before="120" w:after="120"/>
        <w:ind w:left="0" w:firstLine="567"/>
        <w:rPr>
          <w:color w:val="000000" w:themeColor="text1"/>
          <w:szCs w:val="24"/>
          <w:rPrChange w:id="3111" w:author="_" w:date="2025-11-25T12:49:00Z">
            <w:rPr>
              <w:szCs w:val="24"/>
            </w:rPr>
          </w:rPrChange>
        </w:rPr>
      </w:pPr>
      <w:bookmarkStart w:id="3112" w:name="_Toc510092319"/>
      <w:r w:rsidRPr="006941F9">
        <w:rPr>
          <w:color w:val="000000" w:themeColor="text1"/>
          <w:szCs w:val="24"/>
          <w:rPrChange w:id="3113" w:author="_" w:date="2025-11-25T12:49:00Z">
            <w:rPr>
              <w:szCs w:val="24"/>
            </w:rPr>
          </w:rPrChange>
        </w:rPr>
        <w:t>ЗАПРОС НЕОБХОДИМЫХ ДОКУМЕНТОВ</w:t>
      </w:r>
      <w:bookmarkEnd w:id="3112"/>
    </w:p>
    <w:p w14:paraId="6F7A46F2" w14:textId="77777777" w:rsidR="00743C03" w:rsidRPr="006941F9" w:rsidRDefault="00743C03" w:rsidP="00734708">
      <w:pPr>
        <w:spacing w:before="120" w:after="120"/>
        <w:ind w:firstLine="567"/>
        <w:jc w:val="both"/>
        <w:rPr>
          <w:color w:val="000000" w:themeColor="text1"/>
          <w:rPrChange w:id="3114" w:author="_" w:date="2025-11-25T12:49:00Z">
            <w:rPr/>
          </w:rPrChange>
        </w:rPr>
      </w:pPr>
      <w:r w:rsidRPr="006941F9">
        <w:rPr>
          <w:color w:val="000000" w:themeColor="text1"/>
          <w:rPrChange w:id="3115" w:author="_" w:date="2025-11-25T12:49:00Z">
            <w:rPr/>
          </w:rPrChange>
        </w:rPr>
        <w:t>По результатам анализ</w:t>
      </w:r>
      <w:r w:rsidR="00C11AAD" w:rsidRPr="006941F9">
        <w:rPr>
          <w:color w:val="000000" w:themeColor="text1"/>
          <w:rPrChange w:id="3116" w:author="_" w:date="2025-11-25T12:49:00Z">
            <w:rPr/>
          </w:rPrChange>
        </w:rPr>
        <w:t>а</w:t>
      </w:r>
      <w:r w:rsidRPr="006941F9">
        <w:rPr>
          <w:color w:val="000000" w:themeColor="text1"/>
          <w:rPrChange w:id="3117" w:author="_" w:date="2025-11-25T12:49:00Z">
            <w:rPr/>
          </w:rPrChange>
        </w:rPr>
        <w:t xml:space="preserve"> представленных документов и телефонных переговоров с клиентским мене</w:t>
      </w:r>
      <w:r w:rsidR="003B4138" w:rsidRPr="006941F9">
        <w:rPr>
          <w:color w:val="000000" w:themeColor="text1"/>
          <w:rPrChange w:id="3118" w:author="_" w:date="2025-11-25T12:49:00Z">
            <w:rPr/>
          </w:rPrChange>
        </w:rPr>
        <w:t>джером выявлено следующее.</w:t>
      </w:r>
    </w:p>
    <w:p w14:paraId="4100A30E" w14:textId="77777777" w:rsidR="00EF18C8" w:rsidRPr="006941F9" w:rsidRDefault="00EF18C8" w:rsidP="00734708">
      <w:pPr>
        <w:numPr>
          <w:ilvl w:val="0"/>
          <w:numId w:val="30"/>
        </w:numPr>
        <w:spacing w:before="120" w:after="120"/>
        <w:ind w:left="0" w:firstLine="851"/>
        <w:jc w:val="both"/>
        <w:rPr>
          <w:color w:val="000000" w:themeColor="text1"/>
          <w:rPrChange w:id="3119" w:author="_" w:date="2025-11-25T12:49:00Z">
            <w:rPr/>
          </w:rPrChange>
        </w:rPr>
      </w:pPr>
      <w:r w:rsidRPr="006941F9">
        <w:rPr>
          <w:color w:val="000000" w:themeColor="text1"/>
          <w:rPrChange w:id="3120" w:author="_" w:date="2025-11-25T12:49:00Z">
            <w:rPr/>
          </w:rPrChange>
        </w:rPr>
        <w:t xml:space="preserve">Рассматриваемый торговый центр эксплуатируется около </w:t>
      </w:r>
      <w:r w:rsidR="00FE329C" w:rsidRPr="006941F9">
        <w:rPr>
          <w:color w:val="000000" w:themeColor="text1"/>
          <w:rPrChange w:id="3121" w:author="_" w:date="2025-11-25T12:49:00Z">
            <w:rPr/>
          </w:rPrChange>
        </w:rPr>
        <w:t>шести</w:t>
      </w:r>
      <w:r w:rsidRPr="006941F9">
        <w:rPr>
          <w:color w:val="000000" w:themeColor="text1"/>
          <w:rPrChange w:id="3122" w:author="_" w:date="2025-11-25T12:49:00Z">
            <w:rPr/>
          </w:rPrChange>
        </w:rPr>
        <w:t xml:space="preserve"> лет.</w:t>
      </w:r>
    </w:p>
    <w:p w14:paraId="507C34B7" w14:textId="77777777" w:rsidR="00EF18C8" w:rsidRPr="006941F9" w:rsidRDefault="0057448F" w:rsidP="00734708">
      <w:pPr>
        <w:numPr>
          <w:ilvl w:val="0"/>
          <w:numId w:val="30"/>
        </w:numPr>
        <w:spacing w:before="120" w:after="120"/>
        <w:ind w:left="0" w:firstLine="851"/>
        <w:jc w:val="both"/>
        <w:rPr>
          <w:color w:val="000000" w:themeColor="text1"/>
          <w:rPrChange w:id="3123" w:author="_" w:date="2025-11-25T12:49:00Z">
            <w:rPr/>
          </w:rPrChange>
        </w:rPr>
      </w:pPr>
      <w:r w:rsidRPr="006941F9">
        <w:rPr>
          <w:color w:val="000000" w:themeColor="text1"/>
          <w:rPrChange w:id="3124" w:author="_" w:date="2025-11-25T12:49:00Z">
            <w:rPr/>
          </w:rPrChange>
        </w:rPr>
        <w:t>Полностью заполнен</w:t>
      </w:r>
      <w:r w:rsidR="00EF18C8" w:rsidRPr="006941F9">
        <w:rPr>
          <w:color w:val="000000" w:themeColor="text1"/>
          <w:rPrChange w:id="3125" w:author="_" w:date="2025-11-25T12:49:00Z">
            <w:rPr/>
          </w:rPrChange>
        </w:rPr>
        <w:t xml:space="preserve"> арендаторами</w:t>
      </w:r>
      <w:r w:rsidRPr="006941F9">
        <w:rPr>
          <w:color w:val="000000" w:themeColor="text1"/>
          <w:rPrChange w:id="3126" w:author="_" w:date="2025-11-25T12:49:00Z">
            <w:rPr/>
          </w:rPrChange>
        </w:rPr>
        <w:t xml:space="preserve"> (загрузка 100%)</w:t>
      </w:r>
      <w:r w:rsidR="00EF18C8" w:rsidRPr="006941F9">
        <w:rPr>
          <w:color w:val="000000" w:themeColor="text1"/>
          <w:rPrChange w:id="3127" w:author="_" w:date="2025-11-25T12:49:00Z">
            <w:rPr/>
          </w:rPrChange>
        </w:rPr>
        <w:t>.</w:t>
      </w:r>
    </w:p>
    <w:p w14:paraId="47FF2825" w14:textId="1A9ED641" w:rsidR="00EF18C8" w:rsidRPr="006941F9" w:rsidRDefault="00BE3E58" w:rsidP="00734708">
      <w:pPr>
        <w:numPr>
          <w:ilvl w:val="0"/>
          <w:numId w:val="30"/>
        </w:numPr>
        <w:spacing w:before="120" w:after="120"/>
        <w:ind w:left="0" w:firstLine="851"/>
        <w:jc w:val="both"/>
        <w:rPr>
          <w:color w:val="000000" w:themeColor="text1"/>
          <w:rPrChange w:id="3128" w:author="_" w:date="2025-11-25T12:49:00Z">
            <w:rPr/>
          </w:rPrChange>
        </w:rPr>
      </w:pPr>
      <w:r w:rsidRPr="006941F9">
        <w:rPr>
          <w:color w:val="000000" w:themeColor="text1"/>
          <w:rPrChange w:id="3129" w:author="_" w:date="2025-11-25T12:49:00Z">
            <w:rPr/>
          </w:rPrChange>
        </w:rPr>
        <w:t xml:space="preserve">Согласно данным </w:t>
      </w:r>
      <w:r w:rsidR="006F7490" w:rsidRPr="006941F9">
        <w:rPr>
          <w:color w:val="000000" w:themeColor="text1"/>
          <w:rPrChange w:id="3130" w:author="_" w:date="2025-11-25T12:49:00Z">
            <w:rPr/>
          </w:rPrChange>
        </w:rPr>
        <w:t>технического паспорта</w:t>
      </w:r>
      <w:r w:rsidRPr="006941F9">
        <w:rPr>
          <w:color w:val="000000" w:themeColor="text1"/>
          <w:rPrChange w:id="3131" w:author="_" w:date="2025-11-25T12:49:00Z">
            <w:rPr/>
          </w:rPrChange>
        </w:rPr>
        <w:t xml:space="preserve"> площадь здания составляет 59 </w:t>
      </w:r>
      <w:r w:rsidR="00CB2B7D" w:rsidRPr="006941F9">
        <w:rPr>
          <w:color w:val="000000" w:themeColor="text1"/>
          <w:rPrChange w:id="3132" w:author="_" w:date="2025-11-25T12:49:00Z">
            <w:rPr/>
          </w:rPrChange>
        </w:rPr>
        <w:t>480</w:t>
      </w:r>
      <w:r w:rsidRPr="006941F9">
        <w:rPr>
          <w:color w:val="000000" w:themeColor="text1"/>
          <w:rPrChange w:id="3133" w:author="_" w:date="2025-11-25T12:49:00Z">
            <w:rPr/>
          </w:rPrChange>
        </w:rPr>
        <w:t xml:space="preserve"> кв.</w:t>
      </w:r>
      <w:r w:rsidR="00A97519" w:rsidRPr="006941F9">
        <w:rPr>
          <w:color w:val="000000" w:themeColor="text1"/>
          <w:rPrChange w:id="3134" w:author="_" w:date="2025-11-25T12:49:00Z">
            <w:rPr/>
          </w:rPrChange>
        </w:rPr>
        <w:t> </w:t>
      </w:r>
      <w:r w:rsidRPr="006941F9">
        <w:rPr>
          <w:color w:val="000000" w:themeColor="text1"/>
          <w:rPrChange w:id="3135" w:author="_" w:date="2025-11-25T12:49:00Z">
            <w:rPr/>
          </w:rPrChange>
        </w:rPr>
        <w:t xml:space="preserve">м. Дата </w:t>
      </w:r>
      <w:r w:rsidR="008D1496" w:rsidRPr="006941F9">
        <w:rPr>
          <w:color w:val="000000" w:themeColor="text1"/>
          <w:rPrChange w:id="3136" w:author="_" w:date="2025-11-25T12:49:00Z">
            <w:rPr/>
          </w:rPrChange>
        </w:rPr>
        <w:t xml:space="preserve">оформления </w:t>
      </w:r>
      <w:r w:rsidR="006F7490" w:rsidRPr="006941F9">
        <w:rPr>
          <w:color w:val="000000" w:themeColor="text1"/>
          <w:rPrChange w:id="3137" w:author="_" w:date="2025-11-25T12:49:00Z">
            <w:rPr/>
          </w:rPrChange>
        </w:rPr>
        <w:t>технического</w:t>
      </w:r>
      <w:r w:rsidR="006B65FB" w:rsidRPr="006941F9">
        <w:rPr>
          <w:color w:val="000000" w:themeColor="text1"/>
          <w:rPrChange w:id="3138" w:author="_" w:date="2025-11-25T12:49:00Z">
            <w:rPr/>
          </w:rPrChange>
        </w:rPr>
        <w:t xml:space="preserve"> паспорта</w:t>
      </w:r>
      <w:r w:rsidR="008D1496" w:rsidRPr="006941F9">
        <w:rPr>
          <w:color w:val="000000" w:themeColor="text1"/>
          <w:rPrChange w:id="3139" w:author="_" w:date="2025-11-25T12:49:00Z">
            <w:rPr/>
          </w:rPrChange>
        </w:rPr>
        <w:t xml:space="preserve"> – 25.12.20</w:t>
      </w:r>
      <w:ins w:id="3140" w:author="_" w:date="2025-11-25T12:35:00Z">
        <w:r w:rsidR="00AD45DD" w:rsidRPr="006941F9">
          <w:rPr>
            <w:color w:val="000000" w:themeColor="text1"/>
            <w:rPrChange w:id="3141" w:author="_" w:date="2025-11-25T12:49:00Z">
              <w:rPr/>
            </w:rPrChange>
          </w:rPr>
          <w:t>2</w:t>
        </w:r>
      </w:ins>
      <w:del w:id="3142" w:author="_" w:date="2025-11-25T12:35:00Z">
        <w:r w:rsidR="008D1496" w:rsidRPr="006941F9" w:rsidDel="00AD45DD">
          <w:rPr>
            <w:color w:val="000000" w:themeColor="text1"/>
            <w:rPrChange w:id="3143" w:author="_" w:date="2025-11-25T12:49:00Z">
              <w:rPr/>
            </w:rPrChange>
          </w:rPr>
          <w:delText>1</w:delText>
        </w:r>
      </w:del>
      <w:r w:rsidR="00DC2576" w:rsidRPr="006941F9">
        <w:rPr>
          <w:color w:val="000000" w:themeColor="text1"/>
          <w:rPrChange w:id="3144" w:author="_" w:date="2025-11-25T12:49:00Z">
            <w:rPr/>
          </w:rPrChange>
        </w:rPr>
        <w:t>2</w:t>
      </w:r>
      <w:r w:rsidR="00A97519" w:rsidRPr="006941F9">
        <w:rPr>
          <w:color w:val="000000" w:themeColor="text1"/>
          <w:rPrChange w:id="3145" w:author="_" w:date="2025-11-25T12:49:00Z">
            <w:rPr/>
          </w:rPrChange>
        </w:rPr>
        <w:t> </w:t>
      </w:r>
      <w:r w:rsidR="008D1496" w:rsidRPr="006941F9">
        <w:rPr>
          <w:color w:val="000000" w:themeColor="text1"/>
          <w:rPrChange w:id="3146" w:author="_" w:date="2025-11-25T12:49:00Z">
            <w:rPr/>
          </w:rPrChange>
        </w:rPr>
        <w:t>г.</w:t>
      </w:r>
      <w:r w:rsidR="00DC2576" w:rsidRPr="006941F9">
        <w:rPr>
          <w:color w:val="000000" w:themeColor="text1"/>
          <w:rPrChange w:id="3147" w:author="_" w:date="2025-11-25T12:49:00Z">
            <w:rPr/>
          </w:rPrChange>
        </w:rPr>
        <w:t xml:space="preserve"> </w:t>
      </w:r>
      <w:r w:rsidR="003A4DA9" w:rsidRPr="006941F9">
        <w:rPr>
          <w:color w:val="000000" w:themeColor="text1"/>
          <w:rPrChange w:id="3148" w:author="_" w:date="2025-11-25T12:49:00Z">
            <w:rPr/>
          </w:rPrChange>
        </w:rPr>
        <w:t>Согласно данным Свидетельства о государственной регистрации права</w:t>
      </w:r>
      <w:r w:rsidR="00C11AAD" w:rsidRPr="006941F9">
        <w:rPr>
          <w:color w:val="000000" w:themeColor="text1"/>
          <w:rPrChange w:id="3149" w:author="_" w:date="2025-11-25T12:49:00Z">
            <w:rPr/>
          </w:rPrChange>
        </w:rPr>
        <w:t xml:space="preserve"> площадь здания составляет </w:t>
      </w:r>
      <w:r w:rsidR="003A4DA9" w:rsidRPr="006941F9">
        <w:rPr>
          <w:color w:val="000000" w:themeColor="text1"/>
          <w:rPrChange w:id="3150" w:author="_" w:date="2025-11-25T12:49:00Z">
            <w:rPr/>
          </w:rPrChange>
        </w:rPr>
        <w:t>60 000 кв.</w:t>
      </w:r>
      <w:r w:rsidR="00A97519" w:rsidRPr="006941F9">
        <w:rPr>
          <w:color w:val="000000" w:themeColor="text1"/>
          <w:rPrChange w:id="3151" w:author="_" w:date="2025-11-25T12:49:00Z">
            <w:rPr/>
          </w:rPrChange>
        </w:rPr>
        <w:t> </w:t>
      </w:r>
      <w:r w:rsidR="003A4DA9" w:rsidRPr="006941F9">
        <w:rPr>
          <w:color w:val="000000" w:themeColor="text1"/>
          <w:rPrChange w:id="3152" w:author="_" w:date="2025-11-25T12:49:00Z">
            <w:rPr/>
          </w:rPrChange>
        </w:rPr>
        <w:t xml:space="preserve">м. </w:t>
      </w:r>
      <w:r w:rsidR="00DC2576" w:rsidRPr="006941F9">
        <w:rPr>
          <w:color w:val="000000" w:themeColor="text1"/>
          <w:rPrChange w:id="3153" w:author="_" w:date="2025-11-25T12:49:00Z">
            <w:rPr/>
          </w:rPrChange>
        </w:rPr>
        <w:t>Дата выдачи Свидетельства о государственной регистрации права – 11.11.2010</w:t>
      </w:r>
      <w:r w:rsidR="00A97519" w:rsidRPr="006941F9">
        <w:rPr>
          <w:color w:val="000000" w:themeColor="text1"/>
          <w:rPrChange w:id="3154" w:author="_" w:date="2025-11-25T12:49:00Z">
            <w:rPr/>
          </w:rPrChange>
        </w:rPr>
        <w:t> </w:t>
      </w:r>
      <w:r w:rsidR="00DC2576" w:rsidRPr="006941F9">
        <w:rPr>
          <w:color w:val="000000" w:themeColor="text1"/>
          <w:rPrChange w:id="3155" w:author="_" w:date="2025-11-25T12:49:00Z">
            <w:rPr/>
          </w:rPrChange>
        </w:rPr>
        <w:t>г.</w:t>
      </w:r>
    </w:p>
    <w:p w14:paraId="22B40137" w14:textId="77777777" w:rsidR="00DC2576" w:rsidRPr="006941F9" w:rsidRDefault="00DC2576" w:rsidP="00734708">
      <w:pPr>
        <w:spacing w:before="120" w:after="120"/>
        <w:ind w:firstLine="567"/>
        <w:jc w:val="both"/>
        <w:rPr>
          <w:color w:val="000000" w:themeColor="text1"/>
          <w:rPrChange w:id="3156" w:author="_" w:date="2025-11-25T12:49:00Z">
            <w:rPr/>
          </w:rPrChange>
        </w:rPr>
      </w:pPr>
      <w:r w:rsidRPr="006941F9">
        <w:rPr>
          <w:color w:val="000000" w:themeColor="text1"/>
          <w:rPrChange w:id="3157" w:author="_" w:date="2025-11-25T12:49:00Z">
            <w:rPr/>
          </w:rPrChange>
        </w:rPr>
        <w:t xml:space="preserve">С </w:t>
      </w:r>
      <w:r w:rsidR="005D04C6" w:rsidRPr="006941F9">
        <w:rPr>
          <w:color w:val="000000" w:themeColor="text1"/>
          <w:rPrChange w:id="3158" w:author="_" w:date="2025-11-25T12:49:00Z">
            <w:rPr/>
          </w:rPrChange>
        </w:rPr>
        <w:t xml:space="preserve">учетом </w:t>
      </w:r>
      <w:r w:rsidRPr="006941F9">
        <w:rPr>
          <w:color w:val="000000" w:themeColor="text1"/>
          <w:rPrChange w:id="3159" w:author="_" w:date="2025-11-25T12:49:00Z">
            <w:rPr/>
          </w:rPrChange>
        </w:rPr>
        <w:t xml:space="preserve">уже полученной информации в адрес клиентского менеджера, который курирует рассматриваемого заемщика, направлен </w:t>
      </w:r>
      <w:r w:rsidR="00C0107D" w:rsidRPr="006941F9">
        <w:rPr>
          <w:color w:val="000000" w:themeColor="text1"/>
          <w:rPrChange w:id="3160" w:author="_" w:date="2025-11-25T12:49:00Z">
            <w:rPr/>
          </w:rPrChange>
        </w:rPr>
        <w:t xml:space="preserve">дополнительный </w:t>
      </w:r>
      <w:r w:rsidRPr="006941F9">
        <w:rPr>
          <w:color w:val="000000" w:themeColor="text1"/>
          <w:rPrChange w:id="3161" w:author="_" w:date="2025-11-25T12:49:00Z">
            <w:rPr/>
          </w:rPrChange>
        </w:rPr>
        <w:t xml:space="preserve">запрос документов, которые необходимы для проведения залоговой экспертизы: </w:t>
      </w:r>
    </w:p>
    <w:p w14:paraId="6E9F526D" w14:textId="5A4DCE90" w:rsidR="00B41C9F" w:rsidRPr="006941F9" w:rsidRDefault="00E27670" w:rsidP="00734708">
      <w:pPr>
        <w:numPr>
          <w:ilvl w:val="0"/>
          <w:numId w:val="30"/>
        </w:numPr>
        <w:spacing w:before="120" w:after="120"/>
        <w:ind w:left="0" w:firstLine="851"/>
        <w:jc w:val="both"/>
        <w:rPr>
          <w:color w:val="000000" w:themeColor="text1"/>
          <w:rPrChange w:id="3162" w:author="_" w:date="2025-11-25T12:49:00Z">
            <w:rPr/>
          </w:rPrChange>
        </w:rPr>
      </w:pPr>
      <w:r w:rsidRPr="006941F9">
        <w:rPr>
          <w:color w:val="000000" w:themeColor="text1"/>
          <w:rPrChange w:id="3163" w:author="_" w:date="2025-11-25T12:49:00Z">
            <w:rPr/>
          </w:rPrChange>
        </w:rPr>
        <w:t xml:space="preserve">Реестр арендаторов </w:t>
      </w:r>
      <w:r w:rsidR="00A84053" w:rsidRPr="006941F9">
        <w:rPr>
          <w:color w:val="000000" w:themeColor="text1"/>
          <w:rPrChange w:id="3164" w:author="_" w:date="2025-11-25T12:49:00Z">
            <w:rPr/>
          </w:rPrChange>
        </w:rPr>
        <w:t xml:space="preserve">с указанием вакантных площадей </w:t>
      </w:r>
      <w:del w:id="3165" w:author="_" w:date="2025-11-25T12:35:00Z">
        <w:r w:rsidRPr="006941F9" w:rsidDel="00AD45DD">
          <w:rPr>
            <w:color w:val="000000" w:themeColor="text1"/>
            <w:rPrChange w:id="3166" w:author="_" w:date="2025-11-25T12:49:00Z">
              <w:rPr/>
            </w:rPrChange>
          </w:rPr>
          <w:delText xml:space="preserve">(примерная форма реестра арендаторов </w:delText>
        </w:r>
        <w:r w:rsidR="006B65FB" w:rsidRPr="006941F9" w:rsidDel="00AD45DD">
          <w:rPr>
            <w:color w:val="000000" w:themeColor="text1"/>
            <w:rPrChange w:id="3167" w:author="_" w:date="2025-11-25T12:49:00Z">
              <w:rPr/>
            </w:rPrChange>
          </w:rPr>
          <w:delText xml:space="preserve">отражена </w:delText>
        </w:r>
        <w:r w:rsidR="002C356D" w:rsidRPr="006941F9" w:rsidDel="00AD45DD">
          <w:rPr>
            <w:color w:val="000000" w:themeColor="text1"/>
            <w:rPrChange w:id="3168" w:author="_" w:date="2025-11-25T12:49:00Z">
              <w:rPr/>
            </w:rPrChange>
          </w:rPr>
          <w:delText>в Методике проведения типовых залоговых операций № 2171-</w:delText>
        </w:r>
        <w:r w:rsidR="00F95934" w:rsidRPr="006941F9" w:rsidDel="00AD45DD">
          <w:rPr>
            <w:color w:val="000000" w:themeColor="text1"/>
            <w:rPrChange w:id="3169" w:author="_" w:date="2025-11-25T12:49:00Z">
              <w:rPr/>
            </w:rPrChange>
          </w:rPr>
          <w:delText>3</w:delText>
        </w:r>
        <w:r w:rsidR="0070746E" w:rsidRPr="006941F9" w:rsidDel="00AD45DD">
          <w:rPr>
            <w:color w:val="000000" w:themeColor="text1"/>
            <w:rPrChange w:id="3170" w:author="_" w:date="2025-11-25T12:49:00Z">
              <w:rPr/>
            </w:rPrChange>
          </w:rPr>
          <w:delText xml:space="preserve">, пример заполнения формы реестра представлен в </w:delText>
        </w:r>
        <w:r w:rsidR="009462E3" w:rsidRPr="006941F9" w:rsidDel="00AD45DD">
          <w:rPr>
            <w:color w:val="000000" w:themeColor="text1"/>
            <w:rPrChange w:id="3171" w:author="_" w:date="2025-11-25T12:49:00Z">
              <w:rPr/>
            </w:rPrChange>
          </w:rPr>
          <w:fldChar w:fldCharType="begin"/>
        </w:r>
        <w:r w:rsidR="009462E3" w:rsidRPr="006941F9" w:rsidDel="00AD45DD">
          <w:rPr>
            <w:color w:val="000000" w:themeColor="text1"/>
            <w:rPrChange w:id="3172" w:author="_" w:date="2025-11-25T12:49:00Z">
              <w:rPr/>
            </w:rPrChange>
          </w:rPr>
          <w:delInstrText xml:space="preserve"> HYPERLINK \l "Прил_8_1" </w:delInstrText>
        </w:r>
        <w:r w:rsidR="009462E3" w:rsidRPr="006941F9" w:rsidDel="00AD45DD">
          <w:rPr>
            <w:color w:val="000000" w:themeColor="text1"/>
            <w:rPrChange w:id="3173" w:author="_" w:date="2025-11-25T12:49:00Z">
              <w:rPr/>
            </w:rPrChange>
          </w:rPr>
          <w:fldChar w:fldCharType="separate"/>
        </w:r>
        <w:r w:rsidR="0070746E" w:rsidRPr="006941F9" w:rsidDel="00AD45DD">
          <w:rPr>
            <w:rStyle w:val="af0"/>
            <w:color w:val="000000" w:themeColor="text1"/>
            <w:rPrChange w:id="3174" w:author="_" w:date="2025-11-25T12:49:00Z">
              <w:rPr>
                <w:rStyle w:val="af0"/>
              </w:rPr>
            </w:rPrChange>
          </w:rPr>
          <w:delText>Приложении</w:delText>
        </w:r>
        <w:r w:rsidR="00273853" w:rsidRPr="006941F9" w:rsidDel="00AD45DD">
          <w:rPr>
            <w:rStyle w:val="af0"/>
            <w:color w:val="000000" w:themeColor="text1"/>
            <w:rPrChange w:id="3175" w:author="_" w:date="2025-11-25T12:49:00Z">
              <w:rPr>
                <w:rStyle w:val="af0"/>
              </w:rPr>
            </w:rPrChange>
          </w:rPr>
          <w:delText xml:space="preserve"> 8.1</w:delText>
        </w:r>
        <w:r w:rsidR="009462E3" w:rsidRPr="006941F9" w:rsidDel="00AD45DD">
          <w:rPr>
            <w:rStyle w:val="af0"/>
            <w:color w:val="000000" w:themeColor="text1"/>
            <w:rPrChange w:id="3176" w:author="_" w:date="2025-11-25T12:49:00Z">
              <w:rPr>
                <w:rStyle w:val="af0"/>
              </w:rPr>
            </w:rPrChange>
          </w:rPr>
          <w:fldChar w:fldCharType="end"/>
        </w:r>
        <w:r w:rsidR="00F95934" w:rsidRPr="006941F9" w:rsidDel="00AD45DD">
          <w:rPr>
            <w:color w:val="000000" w:themeColor="text1"/>
            <w:rPrChange w:id="3177" w:author="_" w:date="2025-11-25T12:49:00Z">
              <w:rPr/>
            </w:rPrChange>
          </w:rPr>
          <w:delText xml:space="preserve"> к </w:delText>
        </w:r>
        <w:r w:rsidR="00E05328" w:rsidRPr="006941F9" w:rsidDel="00AD45DD">
          <w:rPr>
            <w:color w:val="000000" w:themeColor="text1"/>
            <w:rPrChange w:id="3178" w:author="_" w:date="2025-11-25T12:49:00Z">
              <w:rPr/>
            </w:rPrChange>
          </w:rPr>
          <w:delText>н</w:delText>
        </w:r>
        <w:r w:rsidR="00F95934" w:rsidRPr="006941F9" w:rsidDel="00AD45DD">
          <w:rPr>
            <w:color w:val="000000" w:themeColor="text1"/>
            <w:rPrChange w:id="3179" w:author="_" w:date="2025-11-25T12:49:00Z">
              <w:rPr/>
            </w:rPrChange>
          </w:rPr>
          <w:delText xml:space="preserve">астоящему </w:delText>
        </w:r>
        <w:r w:rsidR="00273853" w:rsidRPr="006941F9" w:rsidDel="00AD45DD">
          <w:rPr>
            <w:color w:val="000000" w:themeColor="text1"/>
            <w:rPrChange w:id="3180" w:author="_" w:date="2025-11-25T12:49:00Z">
              <w:rPr/>
            </w:rPrChange>
          </w:rPr>
          <w:delText>д</w:delText>
        </w:r>
        <w:r w:rsidR="00F95934" w:rsidRPr="006941F9" w:rsidDel="00AD45DD">
          <w:rPr>
            <w:color w:val="000000" w:themeColor="text1"/>
            <w:rPrChange w:id="3181" w:author="_" w:date="2025-11-25T12:49:00Z">
              <w:rPr/>
            </w:rPrChange>
          </w:rPr>
          <w:delText>окументу</w:delText>
        </w:r>
        <w:r w:rsidR="006B65FB" w:rsidRPr="006941F9" w:rsidDel="00AD45DD">
          <w:rPr>
            <w:color w:val="000000" w:themeColor="text1"/>
            <w:rPrChange w:id="3182" w:author="_" w:date="2025-11-25T12:49:00Z">
              <w:rPr/>
            </w:rPrChange>
          </w:rPr>
          <w:delText>)</w:delText>
        </w:r>
        <w:r w:rsidR="008F68F3" w:rsidRPr="006941F9" w:rsidDel="00AD45DD">
          <w:rPr>
            <w:color w:val="000000" w:themeColor="text1"/>
            <w:rPrChange w:id="3183" w:author="_" w:date="2025-11-25T12:49:00Z">
              <w:rPr/>
            </w:rPrChange>
          </w:rPr>
          <w:delText>, с печатью и подписью уполномоченного лица.</w:delText>
        </w:r>
        <w:r w:rsidR="0070746E" w:rsidRPr="006941F9" w:rsidDel="00AD45DD">
          <w:rPr>
            <w:color w:val="000000" w:themeColor="text1"/>
            <w:rPrChange w:id="3184" w:author="_" w:date="2025-11-25T12:49:00Z">
              <w:rPr/>
            </w:rPrChange>
          </w:rPr>
          <w:delText xml:space="preserve"> </w:delText>
        </w:r>
      </w:del>
    </w:p>
    <w:p w14:paraId="712A0952" w14:textId="77777777" w:rsidR="00E27670" w:rsidRPr="006941F9" w:rsidRDefault="00E27670" w:rsidP="00734708">
      <w:pPr>
        <w:numPr>
          <w:ilvl w:val="0"/>
          <w:numId w:val="30"/>
        </w:numPr>
        <w:spacing w:before="120" w:after="120"/>
        <w:ind w:left="0" w:firstLine="851"/>
        <w:jc w:val="both"/>
        <w:rPr>
          <w:color w:val="000000" w:themeColor="text1"/>
          <w:rPrChange w:id="3185" w:author="_" w:date="2025-11-25T12:49:00Z">
            <w:rPr/>
          </w:rPrChange>
        </w:rPr>
      </w:pPr>
      <w:r w:rsidRPr="006941F9">
        <w:rPr>
          <w:color w:val="000000" w:themeColor="text1"/>
          <w:rPrChange w:id="3186" w:author="_" w:date="2025-11-25T12:49:00Z">
            <w:rPr/>
          </w:rPrChange>
        </w:rPr>
        <w:t>Копии договоров аренды.</w:t>
      </w:r>
    </w:p>
    <w:p w14:paraId="74B47404" w14:textId="77777777" w:rsidR="00E27670" w:rsidRPr="006941F9" w:rsidRDefault="00E27670" w:rsidP="00734708">
      <w:pPr>
        <w:numPr>
          <w:ilvl w:val="0"/>
          <w:numId w:val="30"/>
        </w:numPr>
        <w:spacing w:before="120" w:after="120"/>
        <w:ind w:left="0" w:firstLine="851"/>
        <w:jc w:val="both"/>
        <w:rPr>
          <w:color w:val="000000" w:themeColor="text1"/>
          <w:rPrChange w:id="3187" w:author="_" w:date="2025-11-25T12:49:00Z">
            <w:rPr/>
          </w:rPrChange>
        </w:rPr>
      </w:pPr>
      <w:r w:rsidRPr="006941F9">
        <w:rPr>
          <w:color w:val="000000" w:themeColor="text1"/>
          <w:rPrChange w:id="3188" w:author="_" w:date="2025-11-25T12:49:00Z">
            <w:rPr/>
          </w:rPrChange>
        </w:rPr>
        <w:t>Информация о дополнительных доходах собственника торгового комплекса, которая не входит в договоры аренды из реестра арендаторов, например: доход от рекламы, возмещение коммунальных расходов</w:t>
      </w:r>
      <w:r w:rsidR="00BE7A65" w:rsidRPr="006941F9">
        <w:rPr>
          <w:color w:val="000000" w:themeColor="text1"/>
          <w:rPrChange w:id="3189" w:author="_" w:date="2025-11-25T12:49:00Z">
            <w:rPr/>
          </w:rPrChange>
        </w:rPr>
        <w:t>,</w:t>
      </w:r>
      <w:r w:rsidRPr="006941F9">
        <w:rPr>
          <w:color w:val="000000" w:themeColor="text1"/>
          <w:rPrChange w:id="3190" w:author="_" w:date="2025-11-25T12:49:00Z">
            <w:rPr/>
          </w:rPrChange>
        </w:rPr>
        <w:t xml:space="preserve"> и др.</w:t>
      </w:r>
    </w:p>
    <w:p w14:paraId="49D3A694" w14:textId="1BB440CE" w:rsidR="00E27670" w:rsidRPr="006941F9" w:rsidDel="00AD45DD" w:rsidRDefault="00E27670" w:rsidP="00374B11">
      <w:pPr>
        <w:numPr>
          <w:ilvl w:val="0"/>
          <w:numId w:val="30"/>
        </w:numPr>
        <w:spacing w:before="120" w:after="120"/>
        <w:ind w:left="0" w:firstLine="567"/>
        <w:jc w:val="both"/>
        <w:rPr>
          <w:del w:id="3191" w:author="_" w:date="2025-11-25T12:35:00Z"/>
          <w:color w:val="000000" w:themeColor="text1"/>
          <w:rPrChange w:id="3192" w:author="_" w:date="2025-11-25T12:49:00Z">
            <w:rPr>
              <w:del w:id="3193" w:author="_" w:date="2025-11-25T12:35:00Z"/>
            </w:rPr>
          </w:rPrChange>
        </w:rPr>
        <w:pPrChange w:id="3194" w:author="_" w:date="2025-11-25T12:35:00Z">
          <w:pPr>
            <w:numPr>
              <w:numId w:val="30"/>
            </w:numPr>
            <w:spacing w:before="120" w:after="120"/>
            <w:ind w:firstLine="851"/>
            <w:jc w:val="both"/>
          </w:pPr>
        </w:pPrChange>
      </w:pPr>
      <w:r w:rsidRPr="006941F9">
        <w:rPr>
          <w:color w:val="000000" w:themeColor="text1"/>
          <w:rPrChange w:id="3195" w:author="_" w:date="2025-11-25T12:49:00Z">
            <w:rPr/>
          </w:rPrChange>
        </w:rPr>
        <w:t>Справк</w:t>
      </w:r>
      <w:r w:rsidR="00C11AAD" w:rsidRPr="006941F9">
        <w:rPr>
          <w:color w:val="000000" w:themeColor="text1"/>
          <w:rPrChange w:id="3196" w:author="_" w:date="2025-11-25T12:49:00Z">
            <w:rPr/>
          </w:rPrChange>
        </w:rPr>
        <w:t>а</w:t>
      </w:r>
      <w:r w:rsidRPr="006941F9">
        <w:rPr>
          <w:color w:val="000000" w:themeColor="text1"/>
          <w:rPrChange w:id="3197" w:author="_" w:date="2025-11-25T12:49:00Z">
            <w:rPr/>
          </w:rPrChange>
        </w:rPr>
        <w:t xml:space="preserve"> о затратах собственника торгового центра по его эксплуатации </w:t>
      </w:r>
      <w:del w:id="3198" w:author="_" w:date="2025-11-25T12:35:00Z">
        <w:r w:rsidRPr="006941F9" w:rsidDel="00AD45DD">
          <w:rPr>
            <w:color w:val="000000" w:themeColor="text1"/>
            <w:rPrChange w:id="3199" w:author="_" w:date="2025-11-25T12:49:00Z">
              <w:rPr/>
            </w:rPrChange>
          </w:rPr>
          <w:delText xml:space="preserve">(примерная форма справки о затратах направлена в </w:delText>
        </w:r>
        <w:r w:rsidR="00273853" w:rsidRPr="006941F9" w:rsidDel="00AD45DD">
          <w:rPr>
            <w:color w:val="000000" w:themeColor="text1"/>
            <w:rPrChange w:id="3200" w:author="_" w:date="2025-11-25T12:49:00Z">
              <w:rPr/>
            </w:rPrChange>
          </w:rPr>
          <w:delText xml:space="preserve">формате Excel, см. </w:delText>
        </w:r>
        <w:r w:rsidR="009462E3" w:rsidRPr="006941F9" w:rsidDel="00AD45DD">
          <w:rPr>
            <w:color w:val="000000" w:themeColor="text1"/>
            <w:rPrChange w:id="3201" w:author="_" w:date="2025-11-25T12:49:00Z">
              <w:rPr/>
            </w:rPrChange>
          </w:rPr>
          <w:fldChar w:fldCharType="begin"/>
        </w:r>
        <w:r w:rsidR="009462E3" w:rsidRPr="006941F9" w:rsidDel="00AD45DD">
          <w:rPr>
            <w:color w:val="000000" w:themeColor="text1"/>
            <w:rPrChange w:id="3202" w:author="_" w:date="2025-11-25T12:49:00Z">
              <w:rPr/>
            </w:rPrChange>
          </w:rPr>
          <w:delInstrText xml:space="preserve"> HYPERLINK \l "Прил_8_1" </w:delInstrText>
        </w:r>
        <w:r w:rsidR="009462E3" w:rsidRPr="006941F9" w:rsidDel="00AD45DD">
          <w:rPr>
            <w:color w:val="000000" w:themeColor="text1"/>
            <w:rPrChange w:id="3203" w:author="_" w:date="2025-11-25T12:49:00Z">
              <w:rPr/>
            </w:rPrChange>
          </w:rPr>
          <w:fldChar w:fldCharType="separate"/>
        </w:r>
        <w:r w:rsidR="00273853" w:rsidRPr="006941F9" w:rsidDel="00AD45DD">
          <w:rPr>
            <w:rStyle w:val="af0"/>
            <w:color w:val="000000" w:themeColor="text1"/>
            <w:rPrChange w:id="3204" w:author="_" w:date="2025-11-25T12:49:00Z">
              <w:rPr>
                <w:rStyle w:val="af0"/>
              </w:rPr>
            </w:rPrChange>
          </w:rPr>
          <w:delText xml:space="preserve">Приложение </w:delText>
        </w:r>
        <w:r w:rsidR="00C21720" w:rsidRPr="006941F9" w:rsidDel="00AD45DD">
          <w:rPr>
            <w:rStyle w:val="af0"/>
            <w:color w:val="000000" w:themeColor="text1"/>
            <w:rPrChange w:id="3205" w:author="_" w:date="2025-11-25T12:49:00Z">
              <w:rPr>
                <w:rStyle w:val="af0"/>
              </w:rPr>
            </w:rPrChange>
          </w:rPr>
          <w:delText>8.1</w:delText>
        </w:r>
        <w:r w:rsidR="009462E3" w:rsidRPr="006941F9" w:rsidDel="00AD45DD">
          <w:rPr>
            <w:rStyle w:val="af0"/>
            <w:color w:val="000000" w:themeColor="text1"/>
            <w:rPrChange w:id="3206" w:author="_" w:date="2025-11-25T12:49:00Z">
              <w:rPr>
                <w:rStyle w:val="af0"/>
              </w:rPr>
            </w:rPrChange>
          </w:rPr>
          <w:fldChar w:fldCharType="end"/>
        </w:r>
        <w:r w:rsidRPr="006941F9" w:rsidDel="00AD45DD">
          <w:rPr>
            <w:color w:val="000000" w:themeColor="text1"/>
            <w:rPrChange w:id="3207" w:author="_" w:date="2025-11-25T12:49:00Z">
              <w:rPr/>
            </w:rPrChange>
          </w:rPr>
          <w:delText xml:space="preserve"> к </w:delText>
        </w:r>
        <w:r w:rsidR="00273853" w:rsidRPr="006941F9" w:rsidDel="00AD45DD">
          <w:rPr>
            <w:color w:val="000000" w:themeColor="text1"/>
            <w:rPrChange w:id="3208" w:author="_" w:date="2025-11-25T12:49:00Z">
              <w:rPr/>
            </w:rPrChange>
          </w:rPr>
          <w:delText>настоящему д</w:delText>
        </w:r>
        <w:r w:rsidR="00E05328" w:rsidRPr="006941F9" w:rsidDel="00AD45DD">
          <w:rPr>
            <w:color w:val="000000" w:themeColor="text1"/>
            <w:rPrChange w:id="3209" w:author="_" w:date="2025-11-25T12:49:00Z">
              <w:rPr/>
            </w:rPrChange>
          </w:rPr>
          <w:delText>окументу</w:delText>
        </w:r>
        <w:r w:rsidRPr="006941F9" w:rsidDel="00AD45DD">
          <w:rPr>
            <w:color w:val="000000" w:themeColor="text1"/>
            <w:rPrChange w:id="3210" w:author="_" w:date="2025-11-25T12:49:00Z">
              <w:rPr/>
            </w:rPrChange>
          </w:rPr>
          <w:delText>)</w:delText>
        </w:r>
        <w:r w:rsidR="008F68F3" w:rsidRPr="006941F9" w:rsidDel="00AD45DD">
          <w:rPr>
            <w:color w:val="000000" w:themeColor="text1"/>
            <w:rPrChange w:id="3211" w:author="_" w:date="2025-11-25T12:49:00Z">
              <w:rPr/>
            </w:rPrChange>
          </w:rPr>
          <w:delText>, с печатью и подписью уполномоченного лица.</w:delText>
        </w:r>
      </w:del>
    </w:p>
    <w:p w14:paraId="199EB6AD" w14:textId="77777777" w:rsidR="00AD45DD" w:rsidRPr="006941F9" w:rsidRDefault="00AD45DD" w:rsidP="00374B11">
      <w:pPr>
        <w:numPr>
          <w:ilvl w:val="0"/>
          <w:numId w:val="30"/>
        </w:numPr>
        <w:spacing w:before="120" w:after="120"/>
        <w:ind w:left="0" w:firstLine="567"/>
        <w:jc w:val="both"/>
        <w:rPr>
          <w:ins w:id="3212" w:author="_" w:date="2025-11-25T12:35:00Z"/>
          <w:color w:val="000000" w:themeColor="text1"/>
          <w:rPrChange w:id="3213" w:author="_" w:date="2025-11-25T12:49:00Z">
            <w:rPr>
              <w:ins w:id="3214" w:author="_" w:date="2025-11-25T12:35:00Z"/>
            </w:rPr>
          </w:rPrChange>
        </w:rPr>
      </w:pPr>
    </w:p>
    <w:p w14:paraId="7AD6B9B2" w14:textId="77777777" w:rsidR="00AD45DD" w:rsidRDefault="00A24958" w:rsidP="00374B11">
      <w:pPr>
        <w:numPr>
          <w:ilvl w:val="0"/>
          <w:numId w:val="30"/>
        </w:numPr>
        <w:spacing w:before="120" w:after="120"/>
        <w:ind w:left="0" w:firstLine="567"/>
        <w:jc w:val="both"/>
        <w:rPr>
          <w:ins w:id="3215" w:author="_" w:date="2025-11-25T12:35:00Z"/>
        </w:rPr>
      </w:pPr>
      <w:r w:rsidRPr="006941F9">
        <w:rPr>
          <w:color w:val="000000" w:themeColor="text1"/>
          <w:rPrChange w:id="3216" w:author="_" w:date="2025-11-25T12:49:00Z">
            <w:rPr/>
          </w:rPrChange>
        </w:rPr>
        <w:t>Общий перечень документов</w:t>
      </w:r>
      <w:r w:rsidR="00F610AF" w:rsidRPr="006941F9">
        <w:rPr>
          <w:color w:val="000000" w:themeColor="text1"/>
          <w:rPrChange w:id="3217" w:author="_" w:date="2025-11-25T12:49:00Z">
            <w:rPr/>
          </w:rPrChange>
        </w:rPr>
        <w:t>, рекомендуемых для запр</w:t>
      </w:r>
      <w:r w:rsidR="00F610AF" w:rsidRPr="00734708">
        <w:t>оса при</w:t>
      </w:r>
      <w:r w:rsidRPr="00734708">
        <w:t xml:space="preserve"> оценк</w:t>
      </w:r>
      <w:r w:rsidR="00F610AF" w:rsidRPr="00734708">
        <w:t>е</w:t>
      </w:r>
      <w:r w:rsidRPr="00734708">
        <w:t xml:space="preserve"> ТЦ</w:t>
      </w:r>
    </w:p>
    <w:p w14:paraId="57AA4F9C" w14:textId="3546DE9B" w:rsidR="00CF2CEB" w:rsidRPr="00CF2CEB" w:rsidRDefault="00F610AF" w:rsidP="00374B11">
      <w:pPr>
        <w:numPr>
          <w:ilvl w:val="0"/>
          <w:numId w:val="30"/>
        </w:numPr>
        <w:spacing w:before="120" w:after="120"/>
        <w:ind w:left="0" w:firstLine="567"/>
        <w:jc w:val="both"/>
        <w:pPrChange w:id="3218" w:author="_" w:date="2025-11-25T12:35:00Z">
          <w:pPr>
            <w:spacing w:before="120" w:after="120"/>
            <w:ind w:firstLine="567"/>
            <w:jc w:val="both"/>
          </w:pPr>
        </w:pPrChange>
      </w:pPr>
      <w:del w:id="3219" w:author="_" w:date="2025-11-25T12:35:00Z">
        <w:r w:rsidRPr="00734708" w:rsidDel="00AD45DD">
          <w:delText>,</w:delText>
        </w:r>
        <w:r w:rsidR="00A24958" w:rsidRPr="00734708" w:rsidDel="00AD45DD">
          <w:delText xml:space="preserve"> представлен в</w:delText>
        </w:r>
        <w:r w:rsidR="00D940E1" w:rsidDel="00AD45DD">
          <w:delText xml:space="preserve"> </w:delText>
        </w:r>
        <w:r w:rsidR="00D940E1" w:rsidRPr="00CF2CEB" w:rsidDel="00AD45DD">
          <w:delText xml:space="preserve">Альбоме форм документов </w:delText>
        </w:r>
      </w:del>
      <w:ins w:id="3220" w:author="Черникова Наталья Владимировна" w:date="2018-04-05T11:15:00Z">
        <w:del w:id="3221" w:author="_" w:date="2025-11-25T12:35:00Z">
          <w:r w:rsidR="00671B09" w:rsidDel="00AD45DD">
            <w:delText xml:space="preserve">№ </w:delText>
          </w:r>
        </w:del>
      </w:ins>
      <w:del w:id="3222" w:author="_" w:date="2025-11-25T12:35:00Z">
        <w:r w:rsidR="00D940E1" w:rsidRPr="00CF2CEB" w:rsidDel="00AD45DD">
          <w:delText>2093</w:delText>
        </w:r>
        <w:r w:rsidR="00273853" w:rsidDel="00AD45DD">
          <w:delText>.</w:delText>
        </w:r>
      </w:del>
      <w:r w:rsidR="00A24958" w:rsidRPr="00CF2CEB">
        <w:t xml:space="preserve"> </w:t>
      </w:r>
    </w:p>
    <w:p w14:paraId="3BBCF754" w14:textId="77777777" w:rsidR="00B41C9F" w:rsidRPr="00CF2CEB" w:rsidRDefault="008F68F3" w:rsidP="00734708">
      <w:pPr>
        <w:spacing w:before="120" w:after="120"/>
        <w:ind w:firstLine="567"/>
        <w:jc w:val="both"/>
        <w:rPr>
          <w:strike/>
        </w:rPr>
      </w:pPr>
      <w:r w:rsidRPr="00734708">
        <w:t>Вывод: Залогодатель предоставил все необходимые</w:t>
      </w:r>
      <w:r w:rsidR="00A84053" w:rsidRPr="00734708">
        <w:t xml:space="preserve"> документы</w:t>
      </w:r>
      <w:r w:rsidRPr="00734708">
        <w:t xml:space="preserve">. Касательно расхождения общей площади торгового центра, залогодатель сообщил следующее: </w:t>
      </w:r>
      <w:r w:rsidR="00A84053" w:rsidRPr="00734708">
        <w:t>р</w:t>
      </w:r>
      <w:r w:rsidRPr="00734708">
        <w:t xml:space="preserve">яд арендаторов произвели перепланировку </w:t>
      </w:r>
      <w:r w:rsidR="003A4DA9" w:rsidRPr="00734708">
        <w:t xml:space="preserve">своих </w:t>
      </w:r>
      <w:r w:rsidRPr="00734708">
        <w:t xml:space="preserve">помещений, по результатам которой получены новые документы. </w:t>
      </w:r>
      <w:r w:rsidR="00D940E1" w:rsidRPr="00CF2CEB">
        <w:t xml:space="preserve">В ближайшее время должны быть внесены изменения в ЕГРН, в результате чего общая площадь в указанных документах будет совпадать. </w:t>
      </w:r>
    </w:p>
    <w:p w14:paraId="5B691B52" w14:textId="77777777" w:rsidR="003A4DA9" w:rsidRPr="00734708" w:rsidRDefault="00734708" w:rsidP="00734708">
      <w:pPr>
        <w:pStyle w:val="1"/>
        <w:spacing w:before="120" w:after="120"/>
        <w:ind w:left="0" w:firstLine="567"/>
        <w:rPr>
          <w:szCs w:val="24"/>
        </w:rPr>
      </w:pPr>
      <w:bookmarkStart w:id="3223" w:name="_Toc510092320"/>
      <w:r w:rsidRPr="00734708">
        <w:rPr>
          <w:szCs w:val="24"/>
        </w:rPr>
        <w:lastRenderedPageBreak/>
        <w:t>ИДЕНТИФИКАЦИЯ ОБЪЕКТА ЗАЛОГА</w:t>
      </w:r>
      <w:bookmarkEnd w:id="3223"/>
    </w:p>
    <w:p w14:paraId="6A49EF67" w14:textId="77777777" w:rsidR="003028D1" w:rsidRPr="00734708" w:rsidRDefault="003028D1" w:rsidP="00734708">
      <w:pPr>
        <w:spacing w:before="120" w:after="120"/>
        <w:ind w:firstLine="567"/>
        <w:jc w:val="both"/>
      </w:pPr>
      <w:r w:rsidRPr="00734708">
        <w:t>По итогам осмотра объекта и анализа вышеуказанных документов производится идентификация объекта залога.</w:t>
      </w:r>
    </w:p>
    <w:p w14:paraId="317241B9" w14:textId="17A11EFD" w:rsidR="003028D1" w:rsidRPr="00734708" w:rsidDel="00AD45DD" w:rsidRDefault="003028D1" w:rsidP="00734708">
      <w:pPr>
        <w:spacing w:before="120" w:after="120"/>
        <w:ind w:firstLine="567"/>
        <w:jc w:val="both"/>
        <w:rPr>
          <w:del w:id="3224" w:author="_" w:date="2025-11-25T12:35:00Z"/>
        </w:rPr>
      </w:pPr>
      <w:del w:id="3225" w:author="_" w:date="2025-11-25T12:35:00Z">
        <w:r w:rsidRPr="00734708" w:rsidDel="00AD45DD">
          <w:delText xml:space="preserve">По итогам осмотра заполняется опросная форма </w:delText>
        </w:r>
        <w:r w:rsidR="00080CE5" w:rsidRPr="00A625ED" w:rsidDel="00AD45DD">
          <w:delText>(</w:delText>
        </w:r>
        <w:r w:rsidR="00B40CC5" w:rsidRPr="00A625ED" w:rsidDel="00AD45DD">
          <w:delText>шаблон опросной формы представлен в Методике №2171</w:delText>
        </w:r>
        <w:r w:rsidR="00080CE5" w:rsidRPr="00734708" w:rsidDel="00AD45DD">
          <w:delText>).</w:delText>
        </w:r>
      </w:del>
    </w:p>
    <w:p w14:paraId="075020FD" w14:textId="77777777" w:rsidR="003A4DA9" w:rsidRPr="00734708" w:rsidRDefault="003A4DA9" w:rsidP="00734708">
      <w:pPr>
        <w:spacing w:before="120" w:after="120"/>
        <w:ind w:firstLine="567"/>
        <w:jc w:val="both"/>
      </w:pPr>
      <w:r w:rsidRPr="00734708">
        <w:t>Объектом залога явля</w:t>
      </w:r>
      <w:r w:rsidR="00B40CC5">
        <w:t>ю</w:t>
      </w:r>
      <w:r w:rsidRPr="00734708">
        <w:t>тся:</w:t>
      </w:r>
    </w:p>
    <w:p w14:paraId="280E4807" w14:textId="77777777" w:rsidR="003A4DA9" w:rsidRPr="00734708" w:rsidRDefault="00A97519" w:rsidP="00734708">
      <w:pPr>
        <w:numPr>
          <w:ilvl w:val="0"/>
          <w:numId w:val="30"/>
        </w:numPr>
        <w:spacing w:before="120" w:after="120"/>
        <w:ind w:left="0" w:firstLine="851"/>
        <w:jc w:val="both"/>
      </w:pPr>
      <w:r w:rsidRPr="00734708">
        <w:t>з</w:t>
      </w:r>
      <w:r w:rsidR="003A4DA9" w:rsidRPr="00734708">
        <w:t xml:space="preserve">дание торгового </w:t>
      </w:r>
      <w:r w:rsidR="003B4138" w:rsidRPr="00734708">
        <w:t>центра</w:t>
      </w:r>
      <w:r w:rsidR="003A4DA9" w:rsidRPr="00734708">
        <w:t>;</w:t>
      </w:r>
    </w:p>
    <w:p w14:paraId="46EDFE46" w14:textId="77777777" w:rsidR="003A4DA9" w:rsidRPr="00734708" w:rsidRDefault="00A97519" w:rsidP="00734708">
      <w:pPr>
        <w:numPr>
          <w:ilvl w:val="0"/>
          <w:numId w:val="30"/>
        </w:numPr>
        <w:spacing w:before="120" w:after="120"/>
        <w:ind w:left="0" w:firstLine="851"/>
        <w:jc w:val="both"/>
      </w:pPr>
      <w:r w:rsidRPr="00734708">
        <w:t>пр</w:t>
      </w:r>
      <w:r w:rsidR="003A4DA9" w:rsidRPr="00734708">
        <w:t>аво аренды земельного участка, который функционально обеспечивает рассматриваемое здание.</w:t>
      </w:r>
    </w:p>
    <w:p w14:paraId="33409314" w14:textId="77777777" w:rsidR="00A71E32" w:rsidRPr="00734708" w:rsidRDefault="003B4138" w:rsidP="00734708">
      <w:pPr>
        <w:spacing w:before="120" w:after="120"/>
        <w:ind w:firstLine="567"/>
        <w:jc w:val="both"/>
      </w:pPr>
      <w:r w:rsidRPr="00734708">
        <w:t>Сводные данные по рассматриваемому объекту залога представлены в таблице ниже.</w:t>
      </w:r>
    </w:p>
    <w:p w14:paraId="4F574353" w14:textId="77777777" w:rsidR="00B41C9F" w:rsidRPr="00734708" w:rsidRDefault="00A71E32" w:rsidP="00734708">
      <w:pPr>
        <w:spacing w:before="120" w:after="120"/>
        <w:ind w:firstLine="567"/>
        <w:jc w:val="both"/>
        <w:rPr>
          <w:b/>
        </w:rPr>
      </w:pPr>
      <w:r w:rsidRPr="00734708">
        <w:rPr>
          <w:b/>
        </w:rPr>
        <w:t xml:space="preserve">Таблица </w:t>
      </w:r>
      <w:r w:rsidR="00633E96" w:rsidRPr="00734708">
        <w:rPr>
          <w:b/>
        </w:rPr>
        <w:fldChar w:fldCharType="begin"/>
      </w:r>
      <w:r w:rsidR="00633E96" w:rsidRPr="00734708">
        <w:rPr>
          <w:b/>
        </w:rPr>
        <w:instrText xml:space="preserve"> SEQ Таблица \* ARABIC </w:instrText>
      </w:r>
      <w:r w:rsidR="00633E96" w:rsidRPr="00734708">
        <w:rPr>
          <w:b/>
        </w:rPr>
        <w:fldChar w:fldCharType="separate"/>
      </w:r>
      <w:r w:rsidR="00273853">
        <w:rPr>
          <w:b/>
          <w:noProof/>
        </w:rPr>
        <w:t>1</w:t>
      </w:r>
      <w:r w:rsidR="00633E96" w:rsidRPr="00734708">
        <w:rPr>
          <w:b/>
          <w:noProof/>
        </w:rPr>
        <w:fldChar w:fldCharType="end"/>
      </w:r>
      <w:r w:rsidRPr="00734708">
        <w:rPr>
          <w:b/>
        </w:rPr>
        <w:t>.  Параметры объекта залога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4"/>
        <w:gridCol w:w="3152"/>
        <w:gridCol w:w="2591"/>
        <w:gridCol w:w="3485"/>
      </w:tblGrid>
      <w:tr w:rsidR="003A4DA9" w:rsidRPr="00734708" w14:paraId="4EC9AF19" w14:textId="77777777" w:rsidTr="00734708">
        <w:trPr>
          <w:tblHeader/>
        </w:trPr>
        <w:tc>
          <w:tcPr>
            <w:tcW w:w="345" w:type="pct"/>
            <w:shd w:val="clear" w:color="auto" w:fill="D9D9D9"/>
          </w:tcPr>
          <w:p w14:paraId="61BEB7EB" w14:textId="77777777" w:rsidR="003A4DA9" w:rsidRPr="00734708" w:rsidRDefault="008F1719" w:rsidP="00734708">
            <w:pPr>
              <w:jc w:val="both"/>
              <w:rPr>
                <w:b/>
                <w:i/>
              </w:rPr>
            </w:pPr>
            <w:r w:rsidRPr="00734708">
              <w:rPr>
                <w:b/>
                <w:i/>
              </w:rPr>
              <w:t>№ п/п</w:t>
            </w:r>
          </w:p>
        </w:tc>
        <w:tc>
          <w:tcPr>
            <w:tcW w:w="1590" w:type="pct"/>
            <w:shd w:val="clear" w:color="auto" w:fill="D9D9D9"/>
          </w:tcPr>
          <w:p w14:paraId="6CA29A5F" w14:textId="77777777" w:rsidR="00A71E32" w:rsidRPr="00734708" w:rsidRDefault="00A71E32" w:rsidP="00734708">
            <w:pPr>
              <w:jc w:val="both"/>
              <w:rPr>
                <w:b/>
                <w:i/>
              </w:rPr>
            </w:pPr>
          </w:p>
          <w:p w14:paraId="35090CD9" w14:textId="77777777" w:rsidR="003A4DA9" w:rsidRPr="00734708" w:rsidRDefault="008F1719" w:rsidP="00734708">
            <w:pPr>
              <w:jc w:val="both"/>
              <w:rPr>
                <w:b/>
                <w:i/>
              </w:rPr>
            </w:pPr>
            <w:r w:rsidRPr="00734708">
              <w:rPr>
                <w:b/>
                <w:i/>
              </w:rPr>
              <w:t>Параметр объекта залога</w:t>
            </w:r>
          </w:p>
          <w:p w14:paraId="373EAEAF" w14:textId="77777777" w:rsidR="00A71E32" w:rsidRPr="00734708" w:rsidRDefault="00A71E32" w:rsidP="00734708">
            <w:pPr>
              <w:jc w:val="both"/>
              <w:rPr>
                <w:b/>
                <w:i/>
              </w:rPr>
            </w:pPr>
          </w:p>
        </w:tc>
        <w:tc>
          <w:tcPr>
            <w:tcW w:w="1307" w:type="pct"/>
            <w:shd w:val="clear" w:color="auto" w:fill="D9D9D9"/>
          </w:tcPr>
          <w:p w14:paraId="7AC03ED8" w14:textId="77777777" w:rsidR="00A71E32" w:rsidRPr="00734708" w:rsidRDefault="00A71E32" w:rsidP="00734708">
            <w:pPr>
              <w:jc w:val="both"/>
              <w:rPr>
                <w:b/>
                <w:i/>
              </w:rPr>
            </w:pPr>
          </w:p>
          <w:p w14:paraId="3C37EB6A" w14:textId="77777777" w:rsidR="003A4DA9" w:rsidRPr="00734708" w:rsidRDefault="008F1719" w:rsidP="00734708">
            <w:pPr>
              <w:jc w:val="both"/>
              <w:rPr>
                <w:b/>
                <w:i/>
              </w:rPr>
            </w:pPr>
            <w:r w:rsidRPr="00734708">
              <w:rPr>
                <w:b/>
                <w:i/>
              </w:rPr>
              <w:t>Источник</w:t>
            </w:r>
          </w:p>
        </w:tc>
        <w:tc>
          <w:tcPr>
            <w:tcW w:w="1759" w:type="pct"/>
            <w:shd w:val="clear" w:color="auto" w:fill="D9D9D9"/>
          </w:tcPr>
          <w:p w14:paraId="484F2097" w14:textId="77777777" w:rsidR="00A71E32" w:rsidRPr="00734708" w:rsidRDefault="00A71E32" w:rsidP="00734708">
            <w:pPr>
              <w:jc w:val="both"/>
              <w:rPr>
                <w:b/>
                <w:i/>
              </w:rPr>
            </w:pPr>
          </w:p>
          <w:p w14:paraId="1EA22DF4" w14:textId="77777777" w:rsidR="003A4DA9" w:rsidRPr="00734708" w:rsidRDefault="008F1719" w:rsidP="00734708">
            <w:pPr>
              <w:jc w:val="both"/>
              <w:rPr>
                <w:b/>
                <w:i/>
              </w:rPr>
            </w:pPr>
            <w:r w:rsidRPr="00734708">
              <w:rPr>
                <w:b/>
                <w:i/>
              </w:rPr>
              <w:t>Полученные данные</w:t>
            </w:r>
          </w:p>
        </w:tc>
      </w:tr>
      <w:tr w:rsidR="00080CE5" w:rsidRPr="00734708" w14:paraId="25A72B53" w14:textId="77777777" w:rsidTr="00734708">
        <w:tc>
          <w:tcPr>
            <w:tcW w:w="345" w:type="pct"/>
            <w:shd w:val="clear" w:color="auto" w:fill="auto"/>
          </w:tcPr>
          <w:p w14:paraId="2A4F3A89" w14:textId="77777777" w:rsidR="00080CE5" w:rsidRPr="00734708" w:rsidRDefault="003B4138" w:rsidP="00734708">
            <w:pPr>
              <w:jc w:val="both"/>
            </w:pPr>
            <w:r w:rsidRPr="00734708">
              <w:t>1</w:t>
            </w:r>
          </w:p>
        </w:tc>
        <w:tc>
          <w:tcPr>
            <w:tcW w:w="1590" w:type="pct"/>
            <w:shd w:val="clear" w:color="auto" w:fill="auto"/>
          </w:tcPr>
          <w:p w14:paraId="3C855530" w14:textId="77777777" w:rsidR="00080CE5" w:rsidRPr="00734708" w:rsidRDefault="00080CE5" w:rsidP="00734708">
            <w:pPr>
              <w:jc w:val="both"/>
            </w:pPr>
            <w:r w:rsidRPr="00734708">
              <w:t>Тип объекта</w:t>
            </w:r>
          </w:p>
        </w:tc>
        <w:tc>
          <w:tcPr>
            <w:tcW w:w="1307" w:type="pct"/>
            <w:shd w:val="clear" w:color="auto" w:fill="auto"/>
          </w:tcPr>
          <w:p w14:paraId="6221EDD9" w14:textId="77777777" w:rsidR="00080CE5" w:rsidRPr="00734708" w:rsidRDefault="00080CE5" w:rsidP="00B40CC5">
            <w:r w:rsidRPr="00734708">
              <w:t>По результатам визуального осмотра</w:t>
            </w:r>
          </w:p>
        </w:tc>
        <w:tc>
          <w:tcPr>
            <w:tcW w:w="1759" w:type="pct"/>
            <w:shd w:val="clear" w:color="auto" w:fill="auto"/>
          </w:tcPr>
          <w:p w14:paraId="4AAE8EC0" w14:textId="77777777" w:rsidR="00080CE5" w:rsidRPr="00734708" w:rsidRDefault="00080CE5" w:rsidP="00734708">
            <w:pPr>
              <w:jc w:val="both"/>
            </w:pPr>
            <w:r w:rsidRPr="00734708">
              <w:t>Торговый центр</w:t>
            </w:r>
          </w:p>
        </w:tc>
      </w:tr>
      <w:tr w:rsidR="00080CE5" w:rsidRPr="00734708" w14:paraId="1232E618" w14:textId="77777777" w:rsidTr="00734708">
        <w:tc>
          <w:tcPr>
            <w:tcW w:w="345" w:type="pct"/>
            <w:shd w:val="clear" w:color="auto" w:fill="auto"/>
          </w:tcPr>
          <w:p w14:paraId="1935E53F" w14:textId="77777777" w:rsidR="00080CE5" w:rsidRPr="00734708" w:rsidRDefault="003B4138" w:rsidP="00734708">
            <w:pPr>
              <w:jc w:val="both"/>
            </w:pPr>
            <w:r w:rsidRPr="00734708">
              <w:t>2</w:t>
            </w:r>
          </w:p>
        </w:tc>
        <w:tc>
          <w:tcPr>
            <w:tcW w:w="1590" w:type="pct"/>
            <w:shd w:val="clear" w:color="auto" w:fill="auto"/>
          </w:tcPr>
          <w:p w14:paraId="43A87069" w14:textId="77777777" w:rsidR="00080CE5" w:rsidRPr="00734708" w:rsidRDefault="00080CE5" w:rsidP="00734708">
            <w:pPr>
              <w:jc w:val="both"/>
            </w:pPr>
            <w:r w:rsidRPr="00734708">
              <w:t xml:space="preserve">Адрес объекта </w:t>
            </w:r>
          </w:p>
        </w:tc>
        <w:tc>
          <w:tcPr>
            <w:tcW w:w="1307" w:type="pct"/>
            <w:shd w:val="clear" w:color="auto" w:fill="auto"/>
          </w:tcPr>
          <w:p w14:paraId="2FED53C6" w14:textId="22C0EB2A" w:rsidR="00080CE5" w:rsidRPr="00734708" w:rsidRDefault="00080CE5" w:rsidP="00B40CC5">
            <w:r w:rsidRPr="00734708">
              <w:t xml:space="preserve">г. </w:t>
            </w:r>
            <w:del w:id="3226" w:author="_" w:date="2025-11-25T12:34:00Z">
              <w:r w:rsidR="003B4138" w:rsidRPr="00734708" w:rsidDel="00AD45DD">
                <w:delText>Сбер</w:delText>
              </w:r>
            </w:del>
            <w:ins w:id="3227" w:author="_" w:date="2025-11-25T12:34:00Z">
              <w:r w:rsidR="00AD45DD">
                <w:t>Калинин</w:t>
              </w:r>
            </w:ins>
            <w:r w:rsidR="003B4138" w:rsidRPr="00734708">
              <w:t>град,</w:t>
            </w:r>
            <w:r w:rsidRPr="00734708">
              <w:t xml:space="preserve"> ул. </w:t>
            </w:r>
            <w:r w:rsidR="003B4138" w:rsidRPr="00734708">
              <w:t>Ленина,</w:t>
            </w:r>
            <w:r w:rsidRPr="00734708">
              <w:t xml:space="preserve"> д. </w:t>
            </w:r>
            <w:r w:rsidR="003B4138" w:rsidRPr="00734708">
              <w:t>25.</w:t>
            </w:r>
          </w:p>
          <w:p w14:paraId="3EB38E6C" w14:textId="77777777" w:rsidR="00080CE5" w:rsidRPr="00734708" w:rsidRDefault="00080CE5" w:rsidP="00734708">
            <w:pPr>
              <w:jc w:val="both"/>
            </w:pPr>
          </w:p>
        </w:tc>
        <w:tc>
          <w:tcPr>
            <w:tcW w:w="1759" w:type="pct"/>
            <w:shd w:val="clear" w:color="auto" w:fill="auto"/>
          </w:tcPr>
          <w:p w14:paraId="096BA79E" w14:textId="77777777" w:rsidR="00080CE5" w:rsidRPr="00734708" w:rsidRDefault="00B40CC5" w:rsidP="00B40CC5">
            <w:pPr>
              <w:numPr>
                <w:ilvl w:val="0"/>
                <w:numId w:val="2"/>
              </w:numPr>
              <w:ind w:left="0" w:firstLine="0"/>
            </w:pPr>
            <w:r w:rsidRPr="00C21720">
              <w:t>Данные ЕГРН</w:t>
            </w:r>
            <w:r w:rsidR="00080CE5" w:rsidRPr="00734708">
              <w:t>;</w:t>
            </w:r>
          </w:p>
          <w:p w14:paraId="020A1ED6" w14:textId="77777777" w:rsidR="00080CE5" w:rsidRPr="00734708" w:rsidRDefault="00B40CC5" w:rsidP="00B40CC5">
            <w:pPr>
              <w:numPr>
                <w:ilvl w:val="0"/>
                <w:numId w:val="2"/>
              </w:numPr>
              <w:ind w:left="0" w:firstLine="0"/>
            </w:pPr>
            <w:r w:rsidRPr="00C21720">
              <w:t>Поэтажные планы и экспликации</w:t>
            </w:r>
            <w:r w:rsidR="006F7490">
              <w:t>, технический</w:t>
            </w:r>
            <w:r w:rsidR="00080CE5" w:rsidRPr="00734708">
              <w:t xml:space="preserve"> паспорт здания;</w:t>
            </w:r>
          </w:p>
          <w:p w14:paraId="594DA154" w14:textId="77777777" w:rsidR="00080CE5" w:rsidRPr="00734708" w:rsidRDefault="00080CE5" w:rsidP="00B40CC5">
            <w:pPr>
              <w:numPr>
                <w:ilvl w:val="0"/>
                <w:numId w:val="2"/>
              </w:numPr>
              <w:ind w:left="0" w:firstLine="0"/>
            </w:pPr>
            <w:r w:rsidRPr="00734708">
              <w:t>Договор аренды земельного участка.</w:t>
            </w:r>
          </w:p>
        </w:tc>
      </w:tr>
      <w:tr w:rsidR="00D4056B" w:rsidRPr="00734708" w14:paraId="0FCD729C" w14:textId="77777777" w:rsidTr="00734708">
        <w:tc>
          <w:tcPr>
            <w:tcW w:w="345" w:type="pct"/>
            <w:shd w:val="clear" w:color="auto" w:fill="auto"/>
          </w:tcPr>
          <w:p w14:paraId="45B1D147" w14:textId="77777777" w:rsidR="00D4056B" w:rsidRPr="00734708" w:rsidRDefault="003B4138" w:rsidP="00734708">
            <w:pPr>
              <w:jc w:val="both"/>
            </w:pPr>
            <w:r w:rsidRPr="00734708">
              <w:t>3</w:t>
            </w:r>
          </w:p>
        </w:tc>
        <w:tc>
          <w:tcPr>
            <w:tcW w:w="1590" w:type="pct"/>
            <w:shd w:val="clear" w:color="auto" w:fill="auto"/>
          </w:tcPr>
          <w:p w14:paraId="51B6713A" w14:textId="77777777" w:rsidR="00D4056B" w:rsidRPr="00734708" w:rsidRDefault="00F5137F" w:rsidP="00734708">
            <w:pPr>
              <w:jc w:val="both"/>
            </w:pPr>
            <w:r w:rsidRPr="00734708">
              <w:t xml:space="preserve">Год постройки </w:t>
            </w:r>
          </w:p>
        </w:tc>
        <w:tc>
          <w:tcPr>
            <w:tcW w:w="1307" w:type="pct"/>
            <w:shd w:val="clear" w:color="auto" w:fill="auto"/>
          </w:tcPr>
          <w:p w14:paraId="5F228F24" w14:textId="77777777" w:rsidR="00D4056B" w:rsidRPr="00B40CC5" w:rsidRDefault="006F7490" w:rsidP="00C21720">
            <w:pPr>
              <w:jc w:val="both"/>
              <w:rPr>
                <w:strike/>
              </w:rPr>
            </w:pPr>
            <w:r>
              <w:t>Технический</w:t>
            </w:r>
            <w:r w:rsidR="00B40CC5" w:rsidRPr="00C21720">
              <w:t xml:space="preserve"> паспорт</w:t>
            </w:r>
            <w:r w:rsidR="00B40CC5" w:rsidRPr="00C21720">
              <w:rPr>
                <w:strike/>
              </w:rPr>
              <w:t xml:space="preserve"> </w:t>
            </w:r>
          </w:p>
        </w:tc>
        <w:tc>
          <w:tcPr>
            <w:tcW w:w="1759" w:type="pct"/>
            <w:shd w:val="clear" w:color="auto" w:fill="auto"/>
          </w:tcPr>
          <w:p w14:paraId="4BDA4672" w14:textId="77777777" w:rsidR="00D4056B" w:rsidRPr="00734708" w:rsidRDefault="00F5137F" w:rsidP="00734708">
            <w:pPr>
              <w:jc w:val="both"/>
            </w:pPr>
            <w:r w:rsidRPr="00734708">
              <w:t>2007 г.</w:t>
            </w:r>
          </w:p>
        </w:tc>
      </w:tr>
      <w:tr w:rsidR="003A4DA9" w:rsidRPr="00734708" w14:paraId="4C006263" w14:textId="77777777" w:rsidTr="00734708">
        <w:tc>
          <w:tcPr>
            <w:tcW w:w="345" w:type="pct"/>
            <w:shd w:val="clear" w:color="auto" w:fill="auto"/>
          </w:tcPr>
          <w:p w14:paraId="57B2936D" w14:textId="77777777" w:rsidR="003A4DA9" w:rsidRPr="00734708" w:rsidRDefault="003B4138" w:rsidP="00734708">
            <w:pPr>
              <w:jc w:val="both"/>
            </w:pPr>
            <w:r w:rsidRPr="00734708">
              <w:t>4</w:t>
            </w:r>
          </w:p>
        </w:tc>
        <w:tc>
          <w:tcPr>
            <w:tcW w:w="1590" w:type="pct"/>
            <w:shd w:val="clear" w:color="auto" w:fill="auto"/>
          </w:tcPr>
          <w:p w14:paraId="78CEA4BF" w14:textId="77777777" w:rsidR="003A4DA9" w:rsidRPr="00734708" w:rsidRDefault="003028D1" w:rsidP="00734708">
            <w:pPr>
              <w:jc w:val="both"/>
            </w:pPr>
            <w:r w:rsidRPr="00734708">
              <w:t xml:space="preserve">Общая площадь торгового центра, </w:t>
            </w:r>
            <w:r w:rsidR="00080CE5" w:rsidRPr="00734708">
              <w:t>кв.</w:t>
            </w:r>
            <w:r w:rsidR="003B4138" w:rsidRPr="00734708">
              <w:t> </w:t>
            </w:r>
            <w:r w:rsidR="00080CE5" w:rsidRPr="00734708">
              <w:t>м</w:t>
            </w:r>
          </w:p>
        </w:tc>
        <w:tc>
          <w:tcPr>
            <w:tcW w:w="1307" w:type="pct"/>
            <w:shd w:val="clear" w:color="auto" w:fill="auto"/>
          </w:tcPr>
          <w:p w14:paraId="2A931FA9" w14:textId="77777777" w:rsidR="003A4DA9" w:rsidRPr="00734708" w:rsidRDefault="006F7490" w:rsidP="00B40CC5">
            <w:r>
              <w:t>В данном случае технический</w:t>
            </w:r>
            <w:r w:rsidR="006B65FB" w:rsidRPr="00734708">
              <w:t xml:space="preserve"> паспорт</w:t>
            </w:r>
          </w:p>
        </w:tc>
        <w:tc>
          <w:tcPr>
            <w:tcW w:w="1759" w:type="pct"/>
            <w:shd w:val="clear" w:color="auto" w:fill="auto"/>
          </w:tcPr>
          <w:p w14:paraId="69325C00" w14:textId="77777777" w:rsidR="003A4DA9" w:rsidRPr="00734708" w:rsidRDefault="00080CE5" w:rsidP="00734708">
            <w:pPr>
              <w:jc w:val="both"/>
            </w:pPr>
            <w:r w:rsidRPr="00734708">
              <w:t>59 480</w:t>
            </w:r>
          </w:p>
        </w:tc>
      </w:tr>
      <w:tr w:rsidR="003A4DA9" w:rsidRPr="00734708" w14:paraId="3C3A1467" w14:textId="77777777" w:rsidTr="00734708">
        <w:tc>
          <w:tcPr>
            <w:tcW w:w="345" w:type="pct"/>
            <w:shd w:val="clear" w:color="auto" w:fill="auto"/>
          </w:tcPr>
          <w:p w14:paraId="45CB4981" w14:textId="77777777" w:rsidR="003A4DA9" w:rsidRPr="00734708" w:rsidRDefault="003B4138" w:rsidP="00734708">
            <w:pPr>
              <w:jc w:val="both"/>
            </w:pPr>
            <w:r w:rsidRPr="00734708">
              <w:t>5</w:t>
            </w:r>
          </w:p>
        </w:tc>
        <w:tc>
          <w:tcPr>
            <w:tcW w:w="1590" w:type="pct"/>
            <w:shd w:val="clear" w:color="auto" w:fill="auto"/>
          </w:tcPr>
          <w:p w14:paraId="22CFB607" w14:textId="77777777" w:rsidR="003A4DA9" w:rsidRPr="00734708" w:rsidRDefault="00080CE5" w:rsidP="00734708">
            <w:pPr>
              <w:jc w:val="both"/>
            </w:pPr>
            <w:proofErr w:type="spellStart"/>
            <w:r w:rsidRPr="00734708">
              <w:t>Арендопригодная</w:t>
            </w:r>
            <w:proofErr w:type="spellEnd"/>
            <w:r w:rsidRPr="00734708">
              <w:t xml:space="preserve"> площадь ТЦ, кв.</w:t>
            </w:r>
            <w:r w:rsidR="003B4138" w:rsidRPr="00734708">
              <w:t> </w:t>
            </w:r>
            <w:r w:rsidRPr="00734708">
              <w:t>м</w:t>
            </w:r>
          </w:p>
        </w:tc>
        <w:tc>
          <w:tcPr>
            <w:tcW w:w="1307" w:type="pct"/>
            <w:shd w:val="clear" w:color="auto" w:fill="auto"/>
          </w:tcPr>
          <w:p w14:paraId="1586EE0E" w14:textId="77777777" w:rsidR="003A4DA9" w:rsidRPr="00734708" w:rsidRDefault="00080CE5" w:rsidP="00734708">
            <w:pPr>
              <w:jc w:val="both"/>
            </w:pPr>
            <w:r w:rsidRPr="00734708">
              <w:t>Реестр арендаторов</w:t>
            </w:r>
          </w:p>
        </w:tc>
        <w:tc>
          <w:tcPr>
            <w:tcW w:w="1759" w:type="pct"/>
            <w:shd w:val="clear" w:color="auto" w:fill="auto"/>
          </w:tcPr>
          <w:p w14:paraId="74675BCF" w14:textId="77777777" w:rsidR="003A4DA9" w:rsidRPr="00734708" w:rsidRDefault="00F5137F" w:rsidP="00734708">
            <w:pPr>
              <w:jc w:val="both"/>
            </w:pPr>
            <w:r w:rsidRPr="00734708">
              <w:t>26 766</w:t>
            </w:r>
          </w:p>
        </w:tc>
      </w:tr>
      <w:tr w:rsidR="003A4DA9" w:rsidRPr="00734708" w14:paraId="51BF53BA" w14:textId="77777777" w:rsidTr="00734708">
        <w:tc>
          <w:tcPr>
            <w:tcW w:w="345" w:type="pct"/>
            <w:shd w:val="clear" w:color="auto" w:fill="auto"/>
          </w:tcPr>
          <w:p w14:paraId="1B2D852B" w14:textId="77777777" w:rsidR="003A4DA9" w:rsidRPr="00734708" w:rsidRDefault="003B4138" w:rsidP="00734708">
            <w:pPr>
              <w:jc w:val="both"/>
            </w:pPr>
            <w:r w:rsidRPr="00734708">
              <w:t>6</w:t>
            </w:r>
          </w:p>
        </w:tc>
        <w:tc>
          <w:tcPr>
            <w:tcW w:w="1590" w:type="pct"/>
            <w:shd w:val="clear" w:color="auto" w:fill="auto"/>
          </w:tcPr>
          <w:p w14:paraId="3C5A7C9E" w14:textId="77777777" w:rsidR="003A4DA9" w:rsidRPr="00734708" w:rsidRDefault="00080CE5" w:rsidP="00734708">
            <w:pPr>
              <w:jc w:val="both"/>
            </w:pPr>
            <w:r w:rsidRPr="00734708">
              <w:t>Количество этажей (в том числе подземных)</w:t>
            </w:r>
          </w:p>
        </w:tc>
        <w:tc>
          <w:tcPr>
            <w:tcW w:w="1307" w:type="pct"/>
            <w:shd w:val="clear" w:color="auto" w:fill="auto"/>
          </w:tcPr>
          <w:p w14:paraId="766B8380" w14:textId="77777777" w:rsidR="003A4DA9" w:rsidRPr="00B40CC5" w:rsidRDefault="00B40CC5" w:rsidP="00C21720">
            <w:pPr>
              <w:jc w:val="both"/>
              <w:rPr>
                <w:strike/>
              </w:rPr>
            </w:pPr>
            <w:r w:rsidRPr="00C21720">
              <w:t>Поэтажные планы и экспликации</w:t>
            </w:r>
            <w:r w:rsidRPr="00C21720">
              <w:rPr>
                <w:strike/>
              </w:rPr>
              <w:t xml:space="preserve"> </w:t>
            </w:r>
          </w:p>
        </w:tc>
        <w:tc>
          <w:tcPr>
            <w:tcW w:w="1759" w:type="pct"/>
            <w:shd w:val="clear" w:color="auto" w:fill="auto"/>
          </w:tcPr>
          <w:p w14:paraId="15A0B7FE" w14:textId="77777777" w:rsidR="003A4DA9" w:rsidRPr="00734708" w:rsidRDefault="00336299" w:rsidP="00734708">
            <w:pPr>
              <w:jc w:val="both"/>
            </w:pPr>
            <w:r w:rsidRPr="00734708">
              <w:t>6 (в т.ч. 2 подземных)</w:t>
            </w:r>
          </w:p>
        </w:tc>
      </w:tr>
      <w:tr w:rsidR="003A4DA9" w:rsidRPr="00734708" w14:paraId="71AAE4AA" w14:textId="77777777" w:rsidTr="00734708">
        <w:tc>
          <w:tcPr>
            <w:tcW w:w="345" w:type="pct"/>
            <w:shd w:val="clear" w:color="auto" w:fill="auto"/>
          </w:tcPr>
          <w:p w14:paraId="33FBF936" w14:textId="77777777" w:rsidR="003A4DA9" w:rsidRPr="00734708" w:rsidRDefault="003B4138" w:rsidP="00734708">
            <w:pPr>
              <w:jc w:val="both"/>
            </w:pPr>
            <w:r w:rsidRPr="00734708">
              <w:t>7</w:t>
            </w:r>
          </w:p>
        </w:tc>
        <w:tc>
          <w:tcPr>
            <w:tcW w:w="1590" w:type="pct"/>
            <w:shd w:val="clear" w:color="auto" w:fill="auto"/>
          </w:tcPr>
          <w:p w14:paraId="64946302" w14:textId="77777777" w:rsidR="003A4DA9" w:rsidRPr="00734708" w:rsidRDefault="00080CE5" w:rsidP="00734708">
            <w:pPr>
              <w:jc w:val="both"/>
            </w:pPr>
            <w:r w:rsidRPr="00734708">
              <w:t>Количество машиномест:</w:t>
            </w:r>
          </w:p>
          <w:p w14:paraId="2BA72E20" w14:textId="77777777" w:rsidR="003B4138" w:rsidRPr="00734708" w:rsidRDefault="003B4138" w:rsidP="00734708">
            <w:pPr>
              <w:jc w:val="both"/>
            </w:pPr>
          </w:p>
          <w:p w14:paraId="47A158C4" w14:textId="77777777" w:rsidR="003B4138" w:rsidRPr="00734708" w:rsidRDefault="003B4138" w:rsidP="00734708">
            <w:pPr>
              <w:jc w:val="both"/>
            </w:pPr>
          </w:p>
          <w:p w14:paraId="13D73A90" w14:textId="77777777" w:rsidR="003B4138" w:rsidRPr="00734708" w:rsidRDefault="003B4138" w:rsidP="00734708">
            <w:pPr>
              <w:jc w:val="both"/>
            </w:pPr>
            <w:r w:rsidRPr="00734708">
              <w:t>- подземная парковка</w:t>
            </w:r>
          </w:p>
          <w:p w14:paraId="42EE543E" w14:textId="77777777" w:rsidR="003B4138" w:rsidRPr="00734708" w:rsidRDefault="003B4138" w:rsidP="00734708">
            <w:pPr>
              <w:jc w:val="both"/>
            </w:pPr>
            <w:r w:rsidRPr="00734708">
              <w:t>- наземная парковка</w:t>
            </w:r>
          </w:p>
        </w:tc>
        <w:tc>
          <w:tcPr>
            <w:tcW w:w="1307" w:type="pct"/>
            <w:shd w:val="clear" w:color="auto" w:fill="auto"/>
          </w:tcPr>
          <w:p w14:paraId="4C22B5A0" w14:textId="77777777" w:rsidR="003A4DA9" w:rsidRPr="00734708" w:rsidRDefault="00080CE5" w:rsidP="00734708">
            <w:pPr>
              <w:jc w:val="both"/>
            </w:pPr>
            <w:r w:rsidRPr="00734708">
              <w:t xml:space="preserve">Данные залогодателя </w:t>
            </w:r>
            <w:r w:rsidR="0057448F" w:rsidRPr="00734708">
              <w:t>(опросная форма)</w:t>
            </w:r>
          </w:p>
        </w:tc>
        <w:tc>
          <w:tcPr>
            <w:tcW w:w="1759" w:type="pct"/>
            <w:shd w:val="clear" w:color="auto" w:fill="auto"/>
          </w:tcPr>
          <w:p w14:paraId="6A9E9290" w14:textId="77777777" w:rsidR="003B4138" w:rsidRPr="00734708" w:rsidRDefault="003B4138" w:rsidP="00734708">
            <w:pPr>
              <w:jc w:val="both"/>
            </w:pPr>
          </w:p>
          <w:p w14:paraId="60699D8A" w14:textId="77777777" w:rsidR="003B4138" w:rsidRPr="00734708" w:rsidRDefault="003B4138" w:rsidP="00734708">
            <w:pPr>
              <w:jc w:val="both"/>
            </w:pPr>
          </w:p>
          <w:p w14:paraId="4ECDA14E" w14:textId="77777777" w:rsidR="003B4138" w:rsidRPr="00734708" w:rsidRDefault="003B4138" w:rsidP="00734708">
            <w:pPr>
              <w:jc w:val="both"/>
            </w:pPr>
          </w:p>
          <w:p w14:paraId="41B215F0" w14:textId="77777777" w:rsidR="003B4138" w:rsidRPr="00734708" w:rsidRDefault="003B4138" w:rsidP="00734708">
            <w:pPr>
              <w:jc w:val="both"/>
            </w:pPr>
            <w:r w:rsidRPr="00734708">
              <w:t xml:space="preserve">-590 м/м </w:t>
            </w:r>
          </w:p>
          <w:p w14:paraId="6800618A" w14:textId="77777777" w:rsidR="003A4DA9" w:rsidRPr="00734708" w:rsidRDefault="003B4138" w:rsidP="00734708">
            <w:pPr>
              <w:jc w:val="both"/>
            </w:pPr>
            <w:r w:rsidRPr="00734708">
              <w:t>-отсутствует</w:t>
            </w:r>
          </w:p>
        </w:tc>
      </w:tr>
      <w:tr w:rsidR="003A4DA9" w:rsidRPr="00734708" w14:paraId="3F9E093A" w14:textId="77777777" w:rsidTr="00734708">
        <w:tc>
          <w:tcPr>
            <w:tcW w:w="345" w:type="pct"/>
            <w:shd w:val="clear" w:color="auto" w:fill="auto"/>
          </w:tcPr>
          <w:p w14:paraId="44133F6D" w14:textId="77777777" w:rsidR="003A4DA9" w:rsidRPr="00734708" w:rsidRDefault="003B4138" w:rsidP="00734708">
            <w:pPr>
              <w:jc w:val="both"/>
            </w:pPr>
            <w:r w:rsidRPr="00734708">
              <w:t>10</w:t>
            </w:r>
          </w:p>
        </w:tc>
        <w:tc>
          <w:tcPr>
            <w:tcW w:w="1590" w:type="pct"/>
            <w:shd w:val="clear" w:color="auto" w:fill="auto"/>
          </w:tcPr>
          <w:p w14:paraId="31750134" w14:textId="77777777" w:rsidR="003A4DA9" w:rsidRPr="00734708" w:rsidRDefault="00F54368" w:rsidP="00734708">
            <w:pPr>
              <w:jc w:val="both"/>
            </w:pPr>
            <w:r w:rsidRPr="00734708">
              <w:t>Площадь земельного участка, кв.</w:t>
            </w:r>
            <w:r w:rsidR="002C565E" w:rsidRPr="00734708">
              <w:t> </w:t>
            </w:r>
            <w:r w:rsidRPr="00734708">
              <w:t>м</w:t>
            </w:r>
          </w:p>
        </w:tc>
        <w:tc>
          <w:tcPr>
            <w:tcW w:w="1307" w:type="pct"/>
            <w:shd w:val="clear" w:color="auto" w:fill="auto"/>
          </w:tcPr>
          <w:p w14:paraId="70BC021A" w14:textId="77777777" w:rsidR="003A4DA9" w:rsidRPr="00734708" w:rsidRDefault="00F54368" w:rsidP="00734708">
            <w:pPr>
              <w:jc w:val="both"/>
            </w:pPr>
            <w:r w:rsidRPr="00734708">
              <w:t>Договор аренды земельного участка</w:t>
            </w:r>
          </w:p>
        </w:tc>
        <w:tc>
          <w:tcPr>
            <w:tcW w:w="1759" w:type="pct"/>
            <w:shd w:val="clear" w:color="auto" w:fill="auto"/>
          </w:tcPr>
          <w:p w14:paraId="77A993F5" w14:textId="77777777" w:rsidR="003A4DA9" w:rsidRPr="00734708" w:rsidRDefault="006F56A4" w:rsidP="00734708">
            <w:pPr>
              <w:jc w:val="both"/>
            </w:pPr>
            <w:r w:rsidRPr="00734708">
              <w:t>14</w:t>
            </w:r>
            <w:r w:rsidR="001356BE" w:rsidRPr="00734708">
              <w:t xml:space="preserve"> </w:t>
            </w:r>
            <w:r w:rsidRPr="00734708">
              <w:t>4</w:t>
            </w:r>
            <w:r w:rsidR="001356BE" w:rsidRPr="00734708">
              <w:t>00</w:t>
            </w:r>
          </w:p>
        </w:tc>
      </w:tr>
      <w:tr w:rsidR="00F54368" w:rsidRPr="00734708" w14:paraId="34BD6182" w14:textId="77777777" w:rsidTr="00734708">
        <w:tc>
          <w:tcPr>
            <w:tcW w:w="345" w:type="pct"/>
            <w:shd w:val="clear" w:color="auto" w:fill="auto"/>
          </w:tcPr>
          <w:p w14:paraId="2CD4CD37" w14:textId="77777777" w:rsidR="00F54368" w:rsidRPr="00734708" w:rsidRDefault="003B4138" w:rsidP="00734708">
            <w:pPr>
              <w:jc w:val="both"/>
            </w:pPr>
            <w:r w:rsidRPr="00734708">
              <w:t>11</w:t>
            </w:r>
          </w:p>
        </w:tc>
        <w:tc>
          <w:tcPr>
            <w:tcW w:w="1590" w:type="pct"/>
            <w:shd w:val="clear" w:color="auto" w:fill="auto"/>
          </w:tcPr>
          <w:p w14:paraId="7AD173F8" w14:textId="77777777" w:rsidR="00F54368" w:rsidRPr="00734708" w:rsidRDefault="00F54368" w:rsidP="00734708">
            <w:pPr>
              <w:jc w:val="both"/>
            </w:pPr>
            <w:r w:rsidRPr="00734708">
              <w:t>Кадастровый номер земельного участка</w:t>
            </w:r>
          </w:p>
        </w:tc>
        <w:tc>
          <w:tcPr>
            <w:tcW w:w="1307" w:type="pct"/>
            <w:shd w:val="clear" w:color="auto" w:fill="auto"/>
          </w:tcPr>
          <w:p w14:paraId="505AEBC0" w14:textId="77777777" w:rsidR="00F54368" w:rsidRPr="00734708" w:rsidRDefault="00F54368" w:rsidP="006F7490">
            <w:pPr>
              <w:jc w:val="both"/>
            </w:pPr>
            <w:r w:rsidRPr="00734708">
              <w:t xml:space="preserve">Договор аренды земельного участка, </w:t>
            </w:r>
            <w:r w:rsidR="006F7490">
              <w:t>ЕГРН на</w:t>
            </w:r>
            <w:r w:rsidRPr="00734708">
              <w:t xml:space="preserve"> з/у</w:t>
            </w:r>
          </w:p>
        </w:tc>
        <w:tc>
          <w:tcPr>
            <w:tcW w:w="1759" w:type="pct"/>
            <w:shd w:val="clear" w:color="auto" w:fill="auto"/>
          </w:tcPr>
          <w:p w14:paraId="4B130BED" w14:textId="77777777" w:rsidR="00F54368" w:rsidRPr="00734708" w:rsidRDefault="00286147" w:rsidP="00734708">
            <w:pPr>
              <w:jc w:val="both"/>
            </w:pPr>
            <w:r w:rsidRPr="00734708">
              <w:t>99:99:0009999:9999</w:t>
            </w:r>
          </w:p>
        </w:tc>
      </w:tr>
      <w:tr w:rsidR="00F54368" w:rsidRPr="00734708" w14:paraId="1C69307D" w14:textId="77777777" w:rsidTr="00734708">
        <w:tc>
          <w:tcPr>
            <w:tcW w:w="345" w:type="pct"/>
            <w:shd w:val="clear" w:color="auto" w:fill="auto"/>
          </w:tcPr>
          <w:p w14:paraId="60528CF8" w14:textId="77777777" w:rsidR="00F54368" w:rsidRPr="00734708" w:rsidRDefault="003B4138" w:rsidP="00734708">
            <w:pPr>
              <w:jc w:val="both"/>
            </w:pPr>
            <w:r w:rsidRPr="00734708">
              <w:t>12</w:t>
            </w:r>
          </w:p>
        </w:tc>
        <w:tc>
          <w:tcPr>
            <w:tcW w:w="1590" w:type="pct"/>
            <w:shd w:val="clear" w:color="auto" w:fill="auto"/>
          </w:tcPr>
          <w:p w14:paraId="59F6F0A4" w14:textId="77777777" w:rsidR="00F54368" w:rsidRPr="00734708" w:rsidRDefault="00F54368" w:rsidP="00734708">
            <w:pPr>
              <w:jc w:val="both"/>
            </w:pPr>
            <w:r w:rsidRPr="00734708">
              <w:t>Назначение земельного участка</w:t>
            </w:r>
          </w:p>
        </w:tc>
        <w:tc>
          <w:tcPr>
            <w:tcW w:w="1307" w:type="pct"/>
            <w:shd w:val="clear" w:color="auto" w:fill="auto"/>
          </w:tcPr>
          <w:p w14:paraId="717AA8A7" w14:textId="77777777" w:rsidR="00F54368" w:rsidRPr="00734708" w:rsidRDefault="00F54368" w:rsidP="006F7490">
            <w:pPr>
              <w:jc w:val="both"/>
            </w:pPr>
            <w:r w:rsidRPr="00734708">
              <w:t xml:space="preserve">Договор аренды земельного участка, </w:t>
            </w:r>
            <w:r w:rsidR="006F7490">
              <w:t>ЕГРН на</w:t>
            </w:r>
            <w:r w:rsidRPr="00734708">
              <w:t xml:space="preserve"> з/у</w:t>
            </w:r>
          </w:p>
        </w:tc>
        <w:tc>
          <w:tcPr>
            <w:tcW w:w="1759" w:type="pct"/>
            <w:shd w:val="clear" w:color="auto" w:fill="auto"/>
          </w:tcPr>
          <w:p w14:paraId="09A51026" w14:textId="77777777" w:rsidR="00F54368" w:rsidRPr="00734708" w:rsidRDefault="001356BE" w:rsidP="00734708">
            <w:pPr>
              <w:jc w:val="both"/>
            </w:pPr>
            <w:r w:rsidRPr="00734708">
              <w:t>Для эксплуатации торгового центра</w:t>
            </w:r>
          </w:p>
        </w:tc>
      </w:tr>
      <w:tr w:rsidR="00F54368" w:rsidRPr="00734708" w14:paraId="53426EA6" w14:textId="77777777" w:rsidTr="00734708">
        <w:tc>
          <w:tcPr>
            <w:tcW w:w="345" w:type="pct"/>
            <w:shd w:val="clear" w:color="auto" w:fill="auto"/>
          </w:tcPr>
          <w:p w14:paraId="0A75E51C" w14:textId="77777777" w:rsidR="00F54368" w:rsidRPr="00734708" w:rsidRDefault="003B4138" w:rsidP="00734708">
            <w:pPr>
              <w:jc w:val="both"/>
            </w:pPr>
            <w:r w:rsidRPr="00734708">
              <w:t>13</w:t>
            </w:r>
          </w:p>
        </w:tc>
        <w:tc>
          <w:tcPr>
            <w:tcW w:w="1590" w:type="pct"/>
            <w:shd w:val="clear" w:color="auto" w:fill="auto"/>
          </w:tcPr>
          <w:p w14:paraId="67E31167" w14:textId="77777777" w:rsidR="00F54368" w:rsidRPr="00734708" w:rsidRDefault="00F54368" w:rsidP="00734708">
            <w:pPr>
              <w:jc w:val="both"/>
            </w:pPr>
            <w:r w:rsidRPr="00734708">
              <w:t>Оставшийся срок аренды з/у</w:t>
            </w:r>
          </w:p>
        </w:tc>
        <w:tc>
          <w:tcPr>
            <w:tcW w:w="1307" w:type="pct"/>
            <w:shd w:val="clear" w:color="auto" w:fill="auto"/>
          </w:tcPr>
          <w:p w14:paraId="0D1F7908" w14:textId="77777777" w:rsidR="00F54368" w:rsidRPr="00734708" w:rsidRDefault="00F54368" w:rsidP="00734708">
            <w:pPr>
              <w:jc w:val="both"/>
            </w:pPr>
            <w:r w:rsidRPr="00734708">
              <w:t>Договор аренды земельного участка</w:t>
            </w:r>
          </w:p>
        </w:tc>
        <w:tc>
          <w:tcPr>
            <w:tcW w:w="1759" w:type="pct"/>
            <w:shd w:val="clear" w:color="auto" w:fill="auto"/>
          </w:tcPr>
          <w:p w14:paraId="0B72EEDE" w14:textId="77777777" w:rsidR="00F54368" w:rsidRPr="00734708" w:rsidRDefault="001356BE" w:rsidP="00734708">
            <w:pPr>
              <w:jc w:val="both"/>
            </w:pPr>
            <w:r w:rsidRPr="00734708">
              <w:t>43 года</w:t>
            </w:r>
          </w:p>
        </w:tc>
      </w:tr>
    </w:tbl>
    <w:p w14:paraId="369BB264" w14:textId="77777777" w:rsidR="006119EE" w:rsidRPr="00734708" w:rsidRDefault="00734708" w:rsidP="00734708">
      <w:pPr>
        <w:pStyle w:val="1"/>
        <w:spacing w:before="120" w:after="120"/>
        <w:ind w:left="0" w:firstLine="567"/>
        <w:rPr>
          <w:szCs w:val="24"/>
        </w:rPr>
      </w:pPr>
      <w:bookmarkStart w:id="3228" w:name="_Toc510092321"/>
      <w:r w:rsidRPr="00734708">
        <w:rPr>
          <w:szCs w:val="24"/>
        </w:rPr>
        <w:t>ОПРЕДЕЛЕНИЕ ОЦЕНОЧНОЙ СТОИМОСТИ (ОСНОВНЫЕ ПОДХОДЫ К ОЦЕНКЕ)</w:t>
      </w:r>
      <w:bookmarkEnd w:id="3228"/>
    </w:p>
    <w:p w14:paraId="0E17893D" w14:textId="77777777" w:rsidR="00194B8C" w:rsidRPr="00734708" w:rsidRDefault="00194B8C" w:rsidP="00734708">
      <w:pPr>
        <w:pStyle w:val="2"/>
        <w:numPr>
          <w:ilvl w:val="1"/>
          <w:numId w:val="4"/>
        </w:numPr>
        <w:spacing w:before="120" w:after="120"/>
        <w:ind w:left="0" w:firstLine="567"/>
        <w:rPr>
          <w:szCs w:val="24"/>
        </w:rPr>
      </w:pPr>
      <w:bookmarkStart w:id="3229" w:name="_Toc510092322"/>
      <w:r w:rsidRPr="00734708">
        <w:rPr>
          <w:szCs w:val="24"/>
        </w:rPr>
        <w:t>Доходный подход</w:t>
      </w:r>
      <w:bookmarkEnd w:id="3229"/>
    </w:p>
    <w:p w14:paraId="37F893A5" w14:textId="77777777" w:rsidR="00194B8C" w:rsidRPr="00734708" w:rsidRDefault="00194B8C" w:rsidP="00734708">
      <w:pPr>
        <w:spacing w:before="120" w:after="120"/>
        <w:ind w:firstLine="567"/>
        <w:jc w:val="both"/>
      </w:pPr>
      <w:r w:rsidRPr="00734708">
        <w:t xml:space="preserve">Доходный подход является основным при определении оценочной стоимости торгового центра. Для торгового центра с высокой степенью загрузки арендаторами, стабильным и </w:t>
      </w:r>
      <w:r w:rsidRPr="00734708">
        <w:lastRenderedPageBreak/>
        <w:t xml:space="preserve">предсказуемым потоком доходов и расходов, целесообразно использовать метод прямой капитализации. В случае низкой загрузки или других критериев, которые позволяют характеризовать потоки доходов и расходов торгового центра как нестабильные – целесообразно использовать метод дисконтирования денежных потоков. </w:t>
      </w:r>
    </w:p>
    <w:p w14:paraId="5644FA68" w14:textId="77777777" w:rsidR="00194B8C" w:rsidRPr="00734708" w:rsidRDefault="00194B8C" w:rsidP="00734708">
      <w:pPr>
        <w:spacing w:before="120" w:after="120"/>
        <w:ind w:firstLine="567"/>
        <w:jc w:val="both"/>
        <w:rPr>
          <w:b/>
        </w:rPr>
      </w:pPr>
      <w:r w:rsidRPr="00734708">
        <w:rPr>
          <w:b/>
        </w:rPr>
        <w:t>В данном случае торговый центр имеет высокую степень загрузки</w:t>
      </w:r>
      <w:r w:rsidR="002C565E" w:rsidRPr="00734708">
        <w:rPr>
          <w:b/>
        </w:rPr>
        <w:t xml:space="preserve"> -</w:t>
      </w:r>
      <w:r w:rsidRPr="00734708">
        <w:rPr>
          <w:b/>
        </w:rPr>
        <w:t xml:space="preserve"> </w:t>
      </w:r>
      <w:r w:rsidR="000E2844" w:rsidRPr="00734708">
        <w:rPr>
          <w:b/>
        </w:rPr>
        <w:t>100</w:t>
      </w:r>
      <w:r w:rsidRPr="00734708">
        <w:rPr>
          <w:b/>
        </w:rPr>
        <w:t>%.</w:t>
      </w:r>
      <w:r w:rsidR="00260E70" w:rsidRPr="00734708">
        <w:rPr>
          <w:b/>
        </w:rPr>
        <w:t xml:space="preserve"> Денежные потки от деятельности торгового центра возможно </w:t>
      </w:r>
      <w:proofErr w:type="gramStart"/>
      <w:r w:rsidR="00260E70" w:rsidRPr="00734708">
        <w:rPr>
          <w:b/>
        </w:rPr>
        <w:t xml:space="preserve">характеризовать </w:t>
      </w:r>
      <w:r w:rsidRPr="00734708">
        <w:rPr>
          <w:b/>
        </w:rPr>
        <w:t xml:space="preserve"> </w:t>
      </w:r>
      <w:r w:rsidR="00260E70" w:rsidRPr="00734708">
        <w:rPr>
          <w:b/>
        </w:rPr>
        <w:t>как</w:t>
      </w:r>
      <w:proofErr w:type="gramEnd"/>
      <w:r w:rsidR="00260E70" w:rsidRPr="00734708">
        <w:rPr>
          <w:b/>
        </w:rPr>
        <w:t xml:space="preserve"> стабильные. Поэтому принято решени</w:t>
      </w:r>
      <w:r w:rsidR="00C11AAD" w:rsidRPr="00734708">
        <w:rPr>
          <w:b/>
        </w:rPr>
        <w:t>е</w:t>
      </w:r>
      <w:r w:rsidR="00260E70" w:rsidRPr="00734708">
        <w:rPr>
          <w:b/>
        </w:rPr>
        <w:t xml:space="preserve"> использовать для определения оценочной стоимости данного торгового центра метод прямой капитализации.</w:t>
      </w:r>
    </w:p>
    <w:p w14:paraId="2F473CFA" w14:textId="77777777" w:rsidR="00194B8C" w:rsidRPr="00734708" w:rsidRDefault="00194B8C" w:rsidP="00734708">
      <w:pPr>
        <w:pStyle w:val="2"/>
        <w:numPr>
          <w:ilvl w:val="1"/>
          <w:numId w:val="4"/>
        </w:numPr>
        <w:spacing w:before="120" w:after="120"/>
        <w:ind w:left="0" w:firstLine="567"/>
        <w:rPr>
          <w:szCs w:val="24"/>
        </w:rPr>
      </w:pPr>
      <w:bookmarkStart w:id="3230" w:name="_Toc510092323"/>
      <w:r w:rsidRPr="00734708">
        <w:rPr>
          <w:szCs w:val="24"/>
        </w:rPr>
        <w:t>Сравнительный подход</w:t>
      </w:r>
      <w:bookmarkEnd w:id="3230"/>
    </w:p>
    <w:p w14:paraId="5AFB0A73" w14:textId="77777777" w:rsidR="003B4138" w:rsidRPr="00734708" w:rsidRDefault="00827D38" w:rsidP="00734708">
      <w:pPr>
        <w:spacing w:before="120" w:after="120"/>
        <w:ind w:firstLine="567"/>
        <w:jc w:val="both"/>
      </w:pPr>
      <w:r w:rsidRPr="00734708">
        <w:t>Сравнительный подход предполагает определение стоимости объекта на основе рыночной информации о сделках с аналогичными объектами.</w:t>
      </w:r>
      <w:r w:rsidR="009A125E" w:rsidRPr="00734708">
        <w:t xml:space="preserve"> </w:t>
      </w:r>
    </w:p>
    <w:p w14:paraId="6BCCD07D" w14:textId="77777777" w:rsidR="003B4138" w:rsidRPr="00734708" w:rsidRDefault="009A125E" w:rsidP="00734708">
      <w:pPr>
        <w:spacing w:before="120" w:after="120"/>
        <w:ind w:firstLine="567"/>
        <w:jc w:val="both"/>
      </w:pPr>
      <w:r w:rsidRPr="00734708">
        <w:t>Как правило, сделок с объектами</w:t>
      </w:r>
      <w:r w:rsidR="00C11AAD" w:rsidRPr="00734708">
        <w:t>, сравнимыми с оцениваемым</w:t>
      </w:r>
      <w:r w:rsidR="003B4138" w:rsidRPr="00734708">
        <w:t>и торговыми центрами</w:t>
      </w:r>
      <w:r w:rsidR="00C11AAD" w:rsidRPr="00734708">
        <w:t>,</w:t>
      </w:r>
      <w:r w:rsidRPr="00734708">
        <w:t xml:space="preserve"> заключается сравнительно мало. Это не говорит о низкой ликвидности торговых центров. Данные объекты характеризуются большой площадью и, как следствие, высокой стоимостью</w:t>
      </w:r>
      <w:r w:rsidR="00852645" w:rsidRPr="00734708">
        <w:t>, что определяет ограниченность количества сделок</w:t>
      </w:r>
      <w:r w:rsidRPr="00734708">
        <w:t xml:space="preserve">. Сделки для подобных объектов редко выставляются в качестве открытых оферт </w:t>
      </w:r>
      <w:r w:rsidR="00C11AAD" w:rsidRPr="00734708">
        <w:t>на рынке</w:t>
      </w:r>
      <w:r w:rsidRPr="00734708">
        <w:t xml:space="preserve">, а информация о сделках, как правило, не представляется в достаточной степени достоверной. </w:t>
      </w:r>
    </w:p>
    <w:p w14:paraId="2B674F23" w14:textId="77777777" w:rsidR="00827D38" w:rsidRPr="00734708" w:rsidRDefault="009A125E" w:rsidP="00734708">
      <w:pPr>
        <w:spacing w:before="120" w:after="120"/>
        <w:ind w:firstLine="567"/>
        <w:jc w:val="both"/>
      </w:pPr>
      <w:r w:rsidRPr="00734708">
        <w:t xml:space="preserve">Сравнительный подход для оценки торговых центров, как правило, не </w:t>
      </w:r>
      <w:r w:rsidR="0097490F" w:rsidRPr="00734708">
        <w:t>используется</w:t>
      </w:r>
      <w:r w:rsidRPr="00734708">
        <w:t>.</w:t>
      </w:r>
    </w:p>
    <w:p w14:paraId="3553B1C8" w14:textId="77777777" w:rsidR="009A125E" w:rsidRPr="00734708" w:rsidRDefault="009A125E" w:rsidP="00734708">
      <w:pPr>
        <w:spacing w:before="120" w:after="120"/>
        <w:ind w:firstLine="567"/>
        <w:jc w:val="both"/>
      </w:pPr>
    </w:p>
    <w:p w14:paraId="66D804BE" w14:textId="77777777" w:rsidR="00194B8C" w:rsidRPr="00734708" w:rsidRDefault="00194B8C" w:rsidP="00734708">
      <w:pPr>
        <w:pStyle w:val="2"/>
        <w:numPr>
          <w:ilvl w:val="1"/>
          <w:numId w:val="4"/>
        </w:numPr>
        <w:spacing w:before="120" w:after="120"/>
        <w:ind w:left="0" w:firstLine="567"/>
        <w:rPr>
          <w:szCs w:val="24"/>
        </w:rPr>
      </w:pPr>
      <w:bookmarkStart w:id="3231" w:name="_Toc510092324"/>
      <w:r w:rsidRPr="00734708">
        <w:rPr>
          <w:szCs w:val="24"/>
        </w:rPr>
        <w:t>Затратный подход</w:t>
      </w:r>
      <w:bookmarkEnd w:id="3231"/>
    </w:p>
    <w:p w14:paraId="083AEAFB" w14:textId="77777777" w:rsidR="0097490F" w:rsidRPr="00734708" w:rsidRDefault="0097490F" w:rsidP="00734708">
      <w:pPr>
        <w:spacing w:before="120" w:after="120"/>
        <w:ind w:firstLine="567"/>
        <w:jc w:val="both"/>
      </w:pPr>
      <w:r w:rsidRPr="00734708">
        <w:t>Затратный подход, как правило, применяется</w:t>
      </w:r>
      <w:r w:rsidR="003B4138" w:rsidRPr="00734708">
        <w:t xml:space="preserve"> для оценки</w:t>
      </w:r>
      <w:r w:rsidRPr="00734708">
        <w:t xml:space="preserve"> специализированны</w:t>
      </w:r>
      <w:r w:rsidR="003B4138" w:rsidRPr="00734708">
        <w:t>х</w:t>
      </w:r>
      <w:r w:rsidRPr="00734708">
        <w:t xml:space="preserve"> объект</w:t>
      </w:r>
      <w:r w:rsidR="003B4138" w:rsidRPr="00734708">
        <w:t>ов</w:t>
      </w:r>
      <w:r w:rsidRPr="00734708">
        <w:t xml:space="preserve">  (т.е. объект</w:t>
      </w:r>
      <w:r w:rsidR="003B4138" w:rsidRPr="00734708">
        <w:t>ов,</w:t>
      </w:r>
      <w:r w:rsidRPr="00734708">
        <w:t xml:space="preserve"> которые редко продаются на открытом рынке в силу своей специфики,</w:t>
      </w:r>
      <w:r w:rsidR="009917AA" w:rsidRPr="00734708">
        <w:t xml:space="preserve"> </w:t>
      </w:r>
      <w:r w:rsidRPr="00734708">
        <w:t>возникающей из-за определенного вида использования и специальной конструкции зданий, их</w:t>
      </w:r>
      <w:r w:rsidR="009917AA" w:rsidRPr="00734708">
        <w:t xml:space="preserve"> </w:t>
      </w:r>
      <w:r w:rsidRPr="00734708">
        <w:t>плана, размера, месторасположения и т.д.) и имуществу с ограниченным рынком (т.е. имуществ</w:t>
      </w:r>
      <w:r w:rsidR="00564098" w:rsidRPr="00734708">
        <w:t>у</w:t>
      </w:r>
      <w:r w:rsidRPr="00734708">
        <w:t>,</w:t>
      </w:r>
      <w:r w:rsidR="009917AA" w:rsidRPr="00734708">
        <w:t xml:space="preserve"> </w:t>
      </w:r>
      <w:r w:rsidRPr="00734708">
        <w:t>которое из-за условий рынка, особых свойств или других факторов, может привлечь относительно</w:t>
      </w:r>
      <w:r w:rsidR="009917AA" w:rsidRPr="00734708">
        <w:t xml:space="preserve"> </w:t>
      </w:r>
      <w:r w:rsidRPr="00734708">
        <w:t xml:space="preserve">малое число покупателей). В связи с </w:t>
      </w:r>
      <w:r w:rsidR="009917AA" w:rsidRPr="00734708">
        <w:t>этим, затратный подход для оценки торговых центров, как правило, не применяется, или результаты этого подхода используются в качестве справочной информации.</w:t>
      </w:r>
    </w:p>
    <w:p w14:paraId="57555F9F" w14:textId="77777777" w:rsidR="00B41C9F" w:rsidRPr="00734708" w:rsidRDefault="00702F8D" w:rsidP="00734708">
      <w:pPr>
        <w:spacing w:before="120" w:after="120"/>
        <w:ind w:firstLine="567"/>
        <w:jc w:val="both"/>
      </w:pPr>
      <w:r w:rsidRPr="00734708">
        <w:t>Таким образом, для оценки рассматриваемого торгового центра будет использован только доходный подход.</w:t>
      </w:r>
    </w:p>
    <w:p w14:paraId="014238B2" w14:textId="77777777" w:rsidR="00D75832" w:rsidRPr="00734708" w:rsidRDefault="00734708" w:rsidP="00734708">
      <w:pPr>
        <w:pStyle w:val="1"/>
        <w:spacing w:before="120" w:after="120"/>
        <w:ind w:left="0" w:firstLine="567"/>
        <w:rPr>
          <w:szCs w:val="24"/>
        </w:rPr>
      </w:pPr>
      <w:bookmarkStart w:id="3232" w:name="_Toc510092325"/>
      <w:r w:rsidRPr="00734708">
        <w:rPr>
          <w:szCs w:val="24"/>
        </w:rPr>
        <w:t>ОЦЕНКА ТОРГОВОГО ЦЕНТРА ДОХОДНЫМ ПОДХОДОМ</w:t>
      </w:r>
      <w:bookmarkEnd w:id="3232"/>
    </w:p>
    <w:p w14:paraId="6485C7A6" w14:textId="77777777" w:rsidR="00452E9E" w:rsidRPr="00734708" w:rsidRDefault="00452E9E" w:rsidP="00734708">
      <w:pPr>
        <w:pStyle w:val="2"/>
        <w:numPr>
          <w:ilvl w:val="1"/>
          <w:numId w:val="4"/>
        </w:numPr>
        <w:spacing w:before="120" w:after="120"/>
        <w:ind w:left="0" w:firstLine="567"/>
        <w:rPr>
          <w:szCs w:val="24"/>
        </w:rPr>
      </w:pPr>
      <w:bookmarkStart w:id="3233" w:name="_Ref510092100"/>
      <w:bookmarkStart w:id="3234" w:name="_Ref510092107"/>
      <w:bookmarkStart w:id="3235" w:name="_Ref510092157"/>
      <w:bookmarkStart w:id="3236" w:name="_Toc510092326"/>
      <w:r w:rsidRPr="00734708">
        <w:rPr>
          <w:szCs w:val="24"/>
        </w:rPr>
        <w:t>Анализ местоположения</w:t>
      </w:r>
      <w:r w:rsidR="005D04C6" w:rsidRPr="00734708">
        <w:rPr>
          <w:szCs w:val="24"/>
        </w:rPr>
        <w:t xml:space="preserve"> и конкурентной среды</w:t>
      </w:r>
      <w:r w:rsidRPr="00734708">
        <w:rPr>
          <w:szCs w:val="24"/>
        </w:rPr>
        <w:t>.</w:t>
      </w:r>
      <w:bookmarkEnd w:id="3233"/>
      <w:bookmarkEnd w:id="3234"/>
      <w:bookmarkEnd w:id="3235"/>
      <w:bookmarkEnd w:id="3236"/>
    </w:p>
    <w:p w14:paraId="7B4913FA" w14:textId="77777777" w:rsidR="00F54368" w:rsidRPr="00734708" w:rsidRDefault="00452E9E" w:rsidP="00734708">
      <w:pPr>
        <w:spacing w:before="120" w:after="120"/>
        <w:ind w:firstLine="567"/>
        <w:jc w:val="both"/>
      </w:pPr>
      <w:r w:rsidRPr="00734708">
        <w:t>Немного теории</w:t>
      </w:r>
      <w:r w:rsidR="00A71E32" w:rsidRPr="00734708">
        <w:t>.</w:t>
      </w:r>
    </w:p>
    <w:p w14:paraId="3D905FF9" w14:textId="77777777" w:rsidR="00452E9E" w:rsidRPr="00734708" w:rsidRDefault="00452E9E" w:rsidP="00734708">
      <w:pPr>
        <w:spacing w:before="120" w:after="120"/>
        <w:ind w:firstLine="567"/>
        <w:jc w:val="both"/>
      </w:pPr>
      <w:r w:rsidRPr="00734708">
        <w:t>Стоимость торгового центра неразрывно связана с количеством посетителей</w:t>
      </w:r>
      <w:r w:rsidR="00C8756B" w:rsidRPr="00734708">
        <w:t xml:space="preserve"> торгового центра</w:t>
      </w:r>
      <w:r w:rsidR="00702F8D" w:rsidRPr="00734708">
        <w:t>:</w:t>
      </w:r>
      <w:r w:rsidR="00C8756B" w:rsidRPr="00734708">
        <w:t xml:space="preserve"> </w:t>
      </w:r>
    </w:p>
    <w:p w14:paraId="66BE9A90" w14:textId="77777777" w:rsidR="00C8756B" w:rsidRPr="00734708" w:rsidRDefault="00702F8D" w:rsidP="00734708">
      <w:pPr>
        <w:pStyle w:val="af8"/>
        <w:numPr>
          <w:ilvl w:val="0"/>
          <w:numId w:val="35"/>
        </w:numPr>
        <w:spacing w:before="120" w:after="120"/>
        <w:jc w:val="both"/>
      </w:pPr>
      <w:r w:rsidRPr="00734708">
        <w:t>ч</w:t>
      </w:r>
      <w:r w:rsidR="00C8756B" w:rsidRPr="00734708">
        <w:t>ем больше количество посетителей торгового комплекса, тем больше доход арендаторов;</w:t>
      </w:r>
    </w:p>
    <w:p w14:paraId="393C6E9D" w14:textId="77777777" w:rsidR="00C8756B" w:rsidRPr="00734708" w:rsidRDefault="00702F8D" w:rsidP="00734708">
      <w:pPr>
        <w:pStyle w:val="af8"/>
        <w:numPr>
          <w:ilvl w:val="0"/>
          <w:numId w:val="35"/>
        </w:numPr>
        <w:spacing w:before="120" w:after="120"/>
        <w:jc w:val="both"/>
      </w:pPr>
      <w:r w:rsidRPr="00734708">
        <w:t>ч</w:t>
      </w:r>
      <w:r w:rsidR="00C8756B" w:rsidRPr="00734708">
        <w:t>ем больше доход арендаторов, тем выше ставки аренды, которые он</w:t>
      </w:r>
      <w:r w:rsidR="00597C1D" w:rsidRPr="00734708">
        <w:t>и</w:t>
      </w:r>
      <w:r w:rsidR="00C8756B" w:rsidRPr="00734708">
        <w:t xml:space="preserve"> мо</w:t>
      </w:r>
      <w:r w:rsidR="00597C1D" w:rsidRPr="00734708">
        <w:t>гут</w:t>
      </w:r>
      <w:r w:rsidR="00C8756B" w:rsidRPr="00734708">
        <w:t xml:space="preserve"> платить собственнику торгового центра;</w:t>
      </w:r>
    </w:p>
    <w:p w14:paraId="5E6C50E1" w14:textId="77777777" w:rsidR="00C8756B" w:rsidRPr="00734708" w:rsidRDefault="00702F8D" w:rsidP="00734708">
      <w:pPr>
        <w:pStyle w:val="af8"/>
        <w:numPr>
          <w:ilvl w:val="0"/>
          <w:numId w:val="35"/>
        </w:numPr>
        <w:spacing w:before="120" w:after="120"/>
        <w:jc w:val="both"/>
      </w:pPr>
      <w:r w:rsidRPr="00734708">
        <w:t>ч</w:t>
      </w:r>
      <w:r w:rsidR="00C8756B" w:rsidRPr="00734708">
        <w:t>ем больше доход от аренды, тем больше стоимость торгового центра.</w:t>
      </w:r>
    </w:p>
    <w:p w14:paraId="7C67AB64" w14:textId="77777777" w:rsidR="00702F8D" w:rsidRPr="00734708" w:rsidRDefault="00C8756B" w:rsidP="00734708">
      <w:pPr>
        <w:spacing w:before="120" w:after="120"/>
        <w:ind w:firstLine="567"/>
        <w:jc w:val="both"/>
      </w:pPr>
      <w:r w:rsidRPr="00734708">
        <w:t xml:space="preserve">Таким образом, основной идей торгового </w:t>
      </w:r>
      <w:r w:rsidR="00702F8D" w:rsidRPr="00734708">
        <w:t>центра</w:t>
      </w:r>
      <w:r w:rsidRPr="00734708">
        <w:t xml:space="preserve"> является привлечение наибольшего количества  посетителей, что</w:t>
      </w:r>
      <w:r w:rsidR="00702F8D" w:rsidRPr="00734708">
        <w:t>,</w:t>
      </w:r>
      <w:r w:rsidRPr="00734708">
        <w:t xml:space="preserve"> в свою очередь</w:t>
      </w:r>
      <w:r w:rsidR="00702F8D" w:rsidRPr="00734708">
        <w:t>,</w:t>
      </w:r>
      <w:r w:rsidRPr="00734708">
        <w:t xml:space="preserve"> связано с местоположением торгового центра. </w:t>
      </w:r>
    </w:p>
    <w:p w14:paraId="30270B7F" w14:textId="77777777" w:rsidR="00702F8D" w:rsidRPr="00734708" w:rsidRDefault="00702F8D" w:rsidP="00734708">
      <w:pPr>
        <w:spacing w:before="120" w:after="120"/>
        <w:ind w:firstLine="567"/>
        <w:jc w:val="both"/>
      </w:pPr>
      <w:r w:rsidRPr="00734708">
        <w:t>Е</w:t>
      </w:r>
      <w:r w:rsidR="00C8756B" w:rsidRPr="00734708">
        <w:t xml:space="preserve">сли торговый центр находится в центре города, на основной магистрали города или в центре большого жилого массива, такой комплекс будет пользоваться большим спросом со стороны покупателей. </w:t>
      </w:r>
    </w:p>
    <w:p w14:paraId="64F0DDD4" w14:textId="77777777" w:rsidR="00F54368" w:rsidRPr="00734708" w:rsidRDefault="00C8756B" w:rsidP="00734708">
      <w:pPr>
        <w:spacing w:before="120" w:after="120"/>
        <w:ind w:firstLine="567"/>
        <w:jc w:val="both"/>
      </w:pPr>
      <w:r w:rsidRPr="00734708">
        <w:lastRenderedPageBreak/>
        <w:t xml:space="preserve">Если местоположение комплекса </w:t>
      </w:r>
      <w:r w:rsidR="00C664A2" w:rsidRPr="00734708">
        <w:t xml:space="preserve">не обладает характеристиками хорошего местоположения, то собственник торгового центра будет использовать различные методы привлечения дополнительного количества посетителей, которые изначально не входят в зону притяжения торгового </w:t>
      </w:r>
      <w:r w:rsidR="00513623" w:rsidRPr="00734708">
        <w:t>центра</w:t>
      </w:r>
      <w:r w:rsidR="00C664A2" w:rsidRPr="00734708">
        <w:t xml:space="preserve">.  </w:t>
      </w:r>
      <w:r w:rsidR="00597C1D" w:rsidRPr="00734708">
        <w:t>Одним из таких методов является привлечени</w:t>
      </w:r>
      <w:r w:rsidR="00513623" w:rsidRPr="00734708">
        <w:t>е</w:t>
      </w:r>
      <w:r w:rsidR="00597C1D" w:rsidRPr="00734708">
        <w:t xml:space="preserve"> якорных арендаторов</w:t>
      </w:r>
      <w:r w:rsidR="003D33AA" w:rsidRPr="00734708">
        <w:t>, это, как правило, сетевые операторы</w:t>
      </w:r>
      <w:r w:rsidR="00597C1D" w:rsidRPr="00734708">
        <w:t>. Для якорных арендаторов характерна значительная площадь аренды и низкая ставка аренды. Т.е. чем больше якорных арендаторов в торговом центре, тем меньше его стоимость</w:t>
      </w:r>
      <w:r w:rsidR="00702F8D" w:rsidRPr="00734708">
        <w:t>, но больше устойчивость к изменению рыночной ситуации</w:t>
      </w:r>
      <w:r w:rsidR="00597C1D" w:rsidRPr="00734708">
        <w:t>.</w:t>
      </w:r>
    </w:p>
    <w:p w14:paraId="077AEDED" w14:textId="77777777" w:rsidR="00C441AA" w:rsidRPr="00734708" w:rsidRDefault="00C441AA" w:rsidP="00734708">
      <w:pPr>
        <w:spacing w:before="120" w:after="120"/>
        <w:ind w:firstLine="567"/>
        <w:jc w:val="both"/>
      </w:pPr>
      <w:r w:rsidRPr="00734708">
        <w:t>При оценке местоположения</w:t>
      </w:r>
      <w:r w:rsidR="00702F8D" w:rsidRPr="00734708">
        <w:t xml:space="preserve"> торгового центра</w:t>
      </w:r>
      <w:r w:rsidRPr="00734708">
        <w:t xml:space="preserve"> следует учитывать ближайшую перспективу развития территории, где находится оцениваемый </w:t>
      </w:r>
      <w:r w:rsidR="00702F8D" w:rsidRPr="00734708">
        <w:t>объект</w:t>
      </w:r>
      <w:r w:rsidRPr="00734708">
        <w:t>.</w:t>
      </w:r>
    </w:p>
    <w:p w14:paraId="120663C2" w14:textId="77777777" w:rsidR="00F54368" w:rsidRPr="00734708" w:rsidRDefault="009415EA" w:rsidP="00734708">
      <w:pPr>
        <w:spacing w:before="120" w:after="120"/>
        <w:ind w:firstLine="567"/>
        <w:jc w:val="both"/>
      </w:pPr>
      <w:r w:rsidRPr="00734708">
        <w:t>Также при анализе местоположения следует учитыва</w:t>
      </w:r>
      <w:r w:rsidR="00270C01" w:rsidRPr="00734708">
        <w:t>ть</w:t>
      </w:r>
      <w:r w:rsidRPr="00734708">
        <w:t xml:space="preserve"> кон</w:t>
      </w:r>
      <w:r w:rsidR="003D33AA" w:rsidRPr="00734708">
        <w:t>куренцию со стороны других торговых центров, которые могут «отбирать» поток потенциальных посетителей торгового комплекса.</w:t>
      </w:r>
    </w:p>
    <w:p w14:paraId="1A2DC7F8" w14:textId="77777777" w:rsidR="00270C01" w:rsidRPr="00734708" w:rsidRDefault="00270C01" w:rsidP="00734708">
      <w:pPr>
        <w:spacing w:before="120" w:after="120"/>
        <w:ind w:firstLine="567"/>
        <w:jc w:val="both"/>
      </w:pPr>
      <w:r w:rsidRPr="00734708">
        <w:t>Условно зону охвата потенциальных посетителей можно разделить на три части:</w:t>
      </w:r>
    </w:p>
    <w:p w14:paraId="695D3B4D" w14:textId="77777777" w:rsidR="00270C01" w:rsidRPr="00734708" w:rsidRDefault="00F03E5D" w:rsidP="00734708">
      <w:pPr>
        <w:pStyle w:val="af8"/>
        <w:numPr>
          <w:ilvl w:val="0"/>
          <w:numId w:val="36"/>
        </w:numPr>
        <w:spacing w:before="120" w:after="120"/>
        <w:jc w:val="both"/>
      </w:pPr>
      <w:r w:rsidRPr="00734708">
        <w:t>в</w:t>
      </w:r>
      <w:r w:rsidR="00270C01" w:rsidRPr="00734708">
        <w:t xml:space="preserve"> пределах 10 минут на личном транспорте;</w:t>
      </w:r>
    </w:p>
    <w:p w14:paraId="38B8DA61" w14:textId="77777777" w:rsidR="00270C01" w:rsidRPr="00734708" w:rsidRDefault="00F03E5D" w:rsidP="00734708">
      <w:pPr>
        <w:pStyle w:val="af8"/>
        <w:numPr>
          <w:ilvl w:val="0"/>
          <w:numId w:val="36"/>
        </w:numPr>
        <w:spacing w:before="120" w:after="120"/>
        <w:jc w:val="both"/>
      </w:pPr>
      <w:r w:rsidRPr="00734708">
        <w:t>в</w:t>
      </w:r>
      <w:r w:rsidR="00270C01" w:rsidRPr="00734708">
        <w:t xml:space="preserve"> пределах 10-20 минут на личном транспорте;</w:t>
      </w:r>
    </w:p>
    <w:p w14:paraId="269E9A2D" w14:textId="77777777" w:rsidR="00270C01" w:rsidRPr="00734708" w:rsidRDefault="00F03E5D" w:rsidP="00734708">
      <w:pPr>
        <w:pStyle w:val="af8"/>
        <w:numPr>
          <w:ilvl w:val="0"/>
          <w:numId w:val="36"/>
        </w:numPr>
        <w:spacing w:before="120" w:after="120"/>
        <w:jc w:val="both"/>
      </w:pPr>
      <w:r w:rsidRPr="00734708">
        <w:t>в</w:t>
      </w:r>
      <w:r w:rsidR="00270C01" w:rsidRPr="00734708">
        <w:t xml:space="preserve"> пределах 20-30 минут на личном транспорте.</w:t>
      </w:r>
    </w:p>
    <w:p w14:paraId="2D8D6925" w14:textId="77777777" w:rsidR="00F03E5D" w:rsidRPr="00734708" w:rsidRDefault="00270C01" w:rsidP="00734708">
      <w:pPr>
        <w:spacing w:before="120" w:after="120"/>
        <w:ind w:firstLine="567"/>
        <w:jc w:val="both"/>
      </w:pPr>
      <w:r w:rsidRPr="00734708">
        <w:t xml:space="preserve">Необходимо отметить, что оценка местоположения и конкурентной среды носит достаточно субъективный характер, но анализ данного вопроса позволит в дальнейшем сделать правильные выводы при анализе средневзвешенной ставки аренды, загрузки, роста ставок аренды, ставки капитализации и других параметров, используемых при расчете. </w:t>
      </w:r>
    </w:p>
    <w:p w14:paraId="25077E25" w14:textId="77777777" w:rsidR="00C441AA" w:rsidRPr="00734708" w:rsidRDefault="00F03E5D" w:rsidP="00734708">
      <w:pPr>
        <w:spacing w:before="120" w:after="120"/>
        <w:ind w:firstLine="567"/>
        <w:jc w:val="both"/>
      </w:pPr>
      <w:r w:rsidRPr="00734708">
        <w:t>Д</w:t>
      </w:r>
      <w:r w:rsidR="00270C01" w:rsidRPr="00734708">
        <w:t>ля расчета рыночной стоимост</w:t>
      </w:r>
      <w:r w:rsidR="002C565E" w:rsidRPr="00734708">
        <w:t>и</w:t>
      </w:r>
      <w:r w:rsidR="00270C01" w:rsidRPr="00734708">
        <w:t xml:space="preserve"> объекта залога, </w:t>
      </w:r>
      <w:r w:rsidR="00015A93" w:rsidRPr="00734708">
        <w:t>залоговому специалисту предстоит</w:t>
      </w:r>
      <w:r w:rsidR="00270C01" w:rsidRPr="00734708">
        <w:t xml:space="preserve"> выбор параметров для расчета из неко</w:t>
      </w:r>
      <w:r w:rsidRPr="00734708">
        <w:t>торого</w:t>
      </w:r>
      <w:r w:rsidR="00270C01" w:rsidRPr="00734708">
        <w:t xml:space="preserve"> диапазона</w:t>
      </w:r>
      <w:r w:rsidRPr="00734708">
        <w:t>.  При этом</w:t>
      </w:r>
      <w:r w:rsidR="00270C01" w:rsidRPr="00734708">
        <w:t xml:space="preserve"> одним из основных критериев </w:t>
      </w:r>
      <w:r w:rsidRPr="00734708">
        <w:t>такого</w:t>
      </w:r>
      <w:r w:rsidR="00270C01" w:rsidRPr="00734708">
        <w:t xml:space="preserve"> выбора будет понимание местоположения и конкурентной среды торгового центра.</w:t>
      </w:r>
    </w:p>
    <w:p w14:paraId="2B7F12C8" w14:textId="77777777" w:rsidR="00F03E5D" w:rsidRPr="00734708" w:rsidRDefault="00F03E5D" w:rsidP="00734708">
      <w:pPr>
        <w:spacing w:before="120" w:after="120"/>
        <w:ind w:firstLine="567"/>
        <w:jc w:val="both"/>
      </w:pPr>
      <w:r w:rsidRPr="00734708">
        <w:t>В таблице ниже представлены сводные данные по анализу местоположения для рассматриваемого торгового центра.</w:t>
      </w:r>
    </w:p>
    <w:p w14:paraId="4500451E" w14:textId="77777777" w:rsidR="00C441AA" w:rsidRPr="00734708" w:rsidRDefault="00A71E32" w:rsidP="00734708">
      <w:pPr>
        <w:spacing w:before="120" w:after="120"/>
        <w:ind w:firstLine="567"/>
        <w:jc w:val="both"/>
        <w:rPr>
          <w:b/>
        </w:rPr>
      </w:pPr>
      <w:r w:rsidRPr="00734708">
        <w:rPr>
          <w:b/>
        </w:rPr>
        <w:t xml:space="preserve">Таблица </w:t>
      </w:r>
      <w:r w:rsidR="00633E96" w:rsidRPr="00734708">
        <w:rPr>
          <w:b/>
        </w:rPr>
        <w:fldChar w:fldCharType="begin"/>
      </w:r>
      <w:r w:rsidR="00633E96" w:rsidRPr="00734708">
        <w:rPr>
          <w:b/>
        </w:rPr>
        <w:instrText xml:space="preserve"> SEQ Таблица \* ARABIC </w:instrText>
      </w:r>
      <w:r w:rsidR="00633E96" w:rsidRPr="00734708">
        <w:rPr>
          <w:b/>
        </w:rPr>
        <w:fldChar w:fldCharType="separate"/>
      </w:r>
      <w:r w:rsidR="00273853">
        <w:rPr>
          <w:b/>
          <w:noProof/>
        </w:rPr>
        <w:t>2</w:t>
      </w:r>
      <w:r w:rsidR="00633E96" w:rsidRPr="00734708">
        <w:rPr>
          <w:b/>
          <w:noProof/>
        </w:rPr>
        <w:fldChar w:fldCharType="end"/>
      </w:r>
      <w:r w:rsidRPr="00734708">
        <w:rPr>
          <w:b/>
        </w:rPr>
        <w:t xml:space="preserve">.  </w:t>
      </w:r>
      <w:r w:rsidR="005D04C6" w:rsidRPr="00734708">
        <w:rPr>
          <w:b/>
        </w:rPr>
        <w:t xml:space="preserve">Таблица </w:t>
      </w:r>
      <w:r w:rsidR="00C441AA" w:rsidRPr="00734708">
        <w:rPr>
          <w:b/>
        </w:rPr>
        <w:t>оценки местоположения и конкурентной среды</w:t>
      </w:r>
      <w:r w:rsidR="00C0107D" w:rsidRPr="00734708">
        <w:rPr>
          <w:b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16"/>
        <w:gridCol w:w="5196"/>
      </w:tblGrid>
      <w:tr w:rsidR="00C441AA" w:rsidRPr="00734708" w14:paraId="231D82D2" w14:textId="77777777" w:rsidTr="00734708">
        <w:trPr>
          <w:tblHeader/>
        </w:trPr>
        <w:tc>
          <w:tcPr>
            <w:tcW w:w="2379" w:type="pct"/>
            <w:shd w:val="clear" w:color="auto" w:fill="D9D9D9"/>
          </w:tcPr>
          <w:p w14:paraId="36686E29" w14:textId="77777777" w:rsidR="00C441AA" w:rsidRPr="00734708" w:rsidRDefault="00C441AA" w:rsidP="00734708">
            <w:pPr>
              <w:jc w:val="both"/>
              <w:rPr>
                <w:b/>
              </w:rPr>
            </w:pPr>
            <w:r w:rsidRPr="00734708">
              <w:rPr>
                <w:b/>
              </w:rPr>
              <w:t>Преимущества</w:t>
            </w:r>
          </w:p>
        </w:tc>
        <w:tc>
          <w:tcPr>
            <w:tcW w:w="2621" w:type="pct"/>
            <w:shd w:val="clear" w:color="auto" w:fill="D9D9D9"/>
          </w:tcPr>
          <w:p w14:paraId="5F56E1B3" w14:textId="77777777" w:rsidR="00C441AA" w:rsidRPr="00734708" w:rsidRDefault="00C441AA" w:rsidP="00734708">
            <w:pPr>
              <w:jc w:val="both"/>
              <w:rPr>
                <w:b/>
              </w:rPr>
            </w:pPr>
            <w:r w:rsidRPr="00734708">
              <w:rPr>
                <w:b/>
              </w:rPr>
              <w:t>Недостатки</w:t>
            </w:r>
          </w:p>
        </w:tc>
      </w:tr>
      <w:tr w:rsidR="00C441AA" w:rsidRPr="00734708" w14:paraId="634F4FC4" w14:textId="77777777" w:rsidTr="00734708">
        <w:tc>
          <w:tcPr>
            <w:tcW w:w="5000" w:type="pct"/>
            <w:gridSpan w:val="2"/>
            <w:shd w:val="clear" w:color="auto" w:fill="auto"/>
          </w:tcPr>
          <w:p w14:paraId="3E307041" w14:textId="77777777" w:rsidR="00C441AA" w:rsidRPr="00734708" w:rsidRDefault="00C441AA" w:rsidP="00734708">
            <w:pPr>
              <w:jc w:val="both"/>
              <w:rPr>
                <w:i/>
              </w:rPr>
            </w:pPr>
            <w:r w:rsidRPr="00734708">
              <w:rPr>
                <w:i/>
              </w:rPr>
              <w:t>Расположение вдоль магистрали города</w:t>
            </w:r>
          </w:p>
        </w:tc>
      </w:tr>
      <w:tr w:rsidR="00C441AA" w:rsidRPr="00734708" w14:paraId="793F075F" w14:textId="77777777" w:rsidTr="00734708">
        <w:tc>
          <w:tcPr>
            <w:tcW w:w="2379" w:type="pct"/>
            <w:shd w:val="clear" w:color="auto" w:fill="auto"/>
          </w:tcPr>
          <w:p w14:paraId="74B41074" w14:textId="77777777" w:rsidR="00C441AA" w:rsidRPr="00734708" w:rsidRDefault="008E77B9" w:rsidP="00734708">
            <w:pPr>
              <w:jc w:val="both"/>
            </w:pPr>
            <w:r w:rsidRPr="00734708">
              <w:t>Да</w:t>
            </w:r>
          </w:p>
        </w:tc>
        <w:tc>
          <w:tcPr>
            <w:tcW w:w="2621" w:type="pct"/>
            <w:shd w:val="clear" w:color="auto" w:fill="auto"/>
          </w:tcPr>
          <w:p w14:paraId="3AE834D1" w14:textId="77777777" w:rsidR="00C441AA" w:rsidRPr="00734708" w:rsidRDefault="00C441AA" w:rsidP="00734708">
            <w:pPr>
              <w:jc w:val="both"/>
            </w:pPr>
          </w:p>
        </w:tc>
      </w:tr>
      <w:tr w:rsidR="00C441AA" w:rsidRPr="00734708" w14:paraId="6F694E28" w14:textId="77777777" w:rsidTr="00734708">
        <w:tc>
          <w:tcPr>
            <w:tcW w:w="5000" w:type="pct"/>
            <w:gridSpan w:val="2"/>
            <w:shd w:val="clear" w:color="auto" w:fill="auto"/>
          </w:tcPr>
          <w:p w14:paraId="020AB25D" w14:textId="77777777" w:rsidR="00C441AA" w:rsidRPr="00734708" w:rsidRDefault="00C441AA" w:rsidP="00734708">
            <w:pPr>
              <w:jc w:val="both"/>
              <w:rPr>
                <w:i/>
              </w:rPr>
            </w:pPr>
            <w:r w:rsidRPr="00734708">
              <w:rPr>
                <w:i/>
              </w:rPr>
              <w:t>Расположение рядом с жилым микрорайоном</w:t>
            </w:r>
          </w:p>
        </w:tc>
      </w:tr>
      <w:tr w:rsidR="00C441AA" w:rsidRPr="00734708" w14:paraId="44DA3082" w14:textId="77777777" w:rsidTr="00734708">
        <w:tc>
          <w:tcPr>
            <w:tcW w:w="2379" w:type="pct"/>
            <w:shd w:val="clear" w:color="auto" w:fill="auto"/>
          </w:tcPr>
          <w:p w14:paraId="35E85377" w14:textId="77777777" w:rsidR="00C441AA" w:rsidRPr="00734708" w:rsidRDefault="0041143D" w:rsidP="00734708">
            <w:pPr>
              <w:jc w:val="both"/>
            </w:pPr>
            <w:r w:rsidRPr="00734708">
              <w:t>Наличие крупных жилых районов в зоне шаговой доступности.</w:t>
            </w:r>
          </w:p>
        </w:tc>
        <w:tc>
          <w:tcPr>
            <w:tcW w:w="2621" w:type="pct"/>
            <w:shd w:val="clear" w:color="auto" w:fill="auto"/>
          </w:tcPr>
          <w:p w14:paraId="2CD6BB3F" w14:textId="77777777" w:rsidR="00C441AA" w:rsidRPr="00734708" w:rsidRDefault="00C441AA" w:rsidP="00734708">
            <w:pPr>
              <w:jc w:val="both"/>
            </w:pPr>
          </w:p>
        </w:tc>
      </w:tr>
      <w:tr w:rsidR="00C441AA" w:rsidRPr="00734708" w14:paraId="39BB515D" w14:textId="77777777" w:rsidTr="00734708">
        <w:tc>
          <w:tcPr>
            <w:tcW w:w="5000" w:type="pct"/>
            <w:gridSpan w:val="2"/>
            <w:shd w:val="clear" w:color="auto" w:fill="auto"/>
          </w:tcPr>
          <w:p w14:paraId="0183D627" w14:textId="77777777" w:rsidR="00C441AA" w:rsidRPr="00734708" w:rsidRDefault="00C441AA" w:rsidP="00734708">
            <w:pPr>
              <w:jc w:val="both"/>
              <w:rPr>
                <w:i/>
              </w:rPr>
            </w:pPr>
            <w:r w:rsidRPr="00734708">
              <w:rPr>
                <w:i/>
              </w:rPr>
              <w:t>Расположение в центральной части города</w:t>
            </w:r>
          </w:p>
        </w:tc>
      </w:tr>
      <w:tr w:rsidR="00C441AA" w:rsidRPr="00734708" w14:paraId="0CC9A4ED" w14:textId="77777777" w:rsidTr="00734708">
        <w:tc>
          <w:tcPr>
            <w:tcW w:w="2379" w:type="pct"/>
            <w:shd w:val="clear" w:color="auto" w:fill="auto"/>
          </w:tcPr>
          <w:p w14:paraId="622D234B" w14:textId="77777777" w:rsidR="00C441AA" w:rsidRPr="00734708" w:rsidRDefault="00C441AA" w:rsidP="00734708">
            <w:pPr>
              <w:jc w:val="both"/>
            </w:pPr>
          </w:p>
        </w:tc>
        <w:tc>
          <w:tcPr>
            <w:tcW w:w="2621" w:type="pct"/>
            <w:shd w:val="clear" w:color="auto" w:fill="auto"/>
          </w:tcPr>
          <w:p w14:paraId="78AFD6A0" w14:textId="77777777" w:rsidR="00C441AA" w:rsidRPr="00734708" w:rsidRDefault="008E77B9" w:rsidP="00734708">
            <w:pPr>
              <w:jc w:val="both"/>
            </w:pPr>
            <w:r w:rsidRPr="00734708">
              <w:t>Нет</w:t>
            </w:r>
          </w:p>
        </w:tc>
      </w:tr>
      <w:tr w:rsidR="00C441AA" w:rsidRPr="00734708" w14:paraId="66BB2925" w14:textId="77777777" w:rsidTr="00734708">
        <w:tc>
          <w:tcPr>
            <w:tcW w:w="5000" w:type="pct"/>
            <w:gridSpan w:val="2"/>
            <w:shd w:val="clear" w:color="auto" w:fill="auto"/>
          </w:tcPr>
          <w:p w14:paraId="2EC8C1AF" w14:textId="77777777" w:rsidR="00C441AA" w:rsidRPr="00734708" w:rsidRDefault="00C441AA" w:rsidP="00734708">
            <w:pPr>
              <w:jc w:val="both"/>
              <w:rPr>
                <w:i/>
              </w:rPr>
            </w:pPr>
            <w:r w:rsidRPr="00734708">
              <w:rPr>
                <w:i/>
              </w:rPr>
              <w:t xml:space="preserve">Расположение в части города с исторически сложившимся </w:t>
            </w:r>
            <w:r w:rsidR="00C0107D" w:rsidRPr="00734708">
              <w:rPr>
                <w:i/>
              </w:rPr>
              <w:t xml:space="preserve">высоким </w:t>
            </w:r>
            <w:r w:rsidR="005A6A2E" w:rsidRPr="00734708">
              <w:rPr>
                <w:i/>
              </w:rPr>
              <w:t>пешеходным и транспортным трафиком</w:t>
            </w:r>
          </w:p>
        </w:tc>
      </w:tr>
      <w:tr w:rsidR="00C441AA" w:rsidRPr="00734708" w14:paraId="351B9A01" w14:textId="77777777" w:rsidTr="00734708">
        <w:tc>
          <w:tcPr>
            <w:tcW w:w="2379" w:type="pct"/>
            <w:shd w:val="clear" w:color="auto" w:fill="auto"/>
          </w:tcPr>
          <w:p w14:paraId="352650BA" w14:textId="77777777" w:rsidR="00C441AA" w:rsidRPr="00734708" w:rsidRDefault="008E77B9" w:rsidP="00734708">
            <w:pPr>
              <w:jc w:val="both"/>
            </w:pPr>
            <w:r w:rsidRPr="00734708">
              <w:t>Да</w:t>
            </w:r>
          </w:p>
        </w:tc>
        <w:tc>
          <w:tcPr>
            <w:tcW w:w="2621" w:type="pct"/>
            <w:shd w:val="clear" w:color="auto" w:fill="auto"/>
          </w:tcPr>
          <w:p w14:paraId="19F3B2B5" w14:textId="77777777" w:rsidR="00C441AA" w:rsidRPr="00734708" w:rsidRDefault="00C441AA" w:rsidP="00734708">
            <w:pPr>
              <w:jc w:val="both"/>
            </w:pPr>
          </w:p>
        </w:tc>
      </w:tr>
      <w:tr w:rsidR="005A6A2E" w:rsidRPr="00734708" w14:paraId="53824536" w14:textId="77777777" w:rsidTr="00734708">
        <w:tc>
          <w:tcPr>
            <w:tcW w:w="5000" w:type="pct"/>
            <w:gridSpan w:val="2"/>
            <w:shd w:val="clear" w:color="auto" w:fill="auto"/>
          </w:tcPr>
          <w:p w14:paraId="7EEFE071" w14:textId="77777777" w:rsidR="005A6A2E" w:rsidRPr="00734708" w:rsidRDefault="005A6A2E" w:rsidP="00734708">
            <w:pPr>
              <w:jc w:val="both"/>
              <w:rPr>
                <w:i/>
              </w:rPr>
            </w:pPr>
            <w:r w:rsidRPr="00734708">
              <w:rPr>
                <w:i/>
              </w:rPr>
              <w:t>Расположение рядом с метро</w:t>
            </w:r>
          </w:p>
        </w:tc>
      </w:tr>
      <w:tr w:rsidR="00C441AA" w:rsidRPr="00734708" w14:paraId="588AFE97" w14:textId="77777777" w:rsidTr="00734708">
        <w:tc>
          <w:tcPr>
            <w:tcW w:w="2379" w:type="pct"/>
            <w:shd w:val="clear" w:color="auto" w:fill="auto"/>
          </w:tcPr>
          <w:p w14:paraId="47A613B1" w14:textId="77777777" w:rsidR="00C441AA" w:rsidRPr="00734708" w:rsidRDefault="008E77B9" w:rsidP="00734708">
            <w:pPr>
              <w:jc w:val="both"/>
            </w:pPr>
            <w:r w:rsidRPr="00734708">
              <w:t>Да, три минуты пешком до станции метро</w:t>
            </w:r>
            <w:r w:rsidR="0041143D" w:rsidRPr="00734708">
              <w:t>политена</w:t>
            </w:r>
          </w:p>
        </w:tc>
        <w:tc>
          <w:tcPr>
            <w:tcW w:w="2621" w:type="pct"/>
            <w:shd w:val="clear" w:color="auto" w:fill="auto"/>
          </w:tcPr>
          <w:p w14:paraId="494E366E" w14:textId="77777777" w:rsidR="00C441AA" w:rsidRPr="00734708" w:rsidRDefault="00C441AA" w:rsidP="00734708">
            <w:pPr>
              <w:jc w:val="both"/>
            </w:pPr>
          </w:p>
        </w:tc>
      </w:tr>
      <w:tr w:rsidR="005A6A2E" w:rsidRPr="00734708" w14:paraId="5F7AE216" w14:textId="77777777" w:rsidTr="00734708">
        <w:tc>
          <w:tcPr>
            <w:tcW w:w="5000" w:type="pct"/>
            <w:gridSpan w:val="2"/>
            <w:shd w:val="clear" w:color="auto" w:fill="auto"/>
          </w:tcPr>
          <w:p w14:paraId="6755BE85" w14:textId="77777777" w:rsidR="005A6A2E" w:rsidRPr="00734708" w:rsidRDefault="005A6A2E" w:rsidP="00734708">
            <w:pPr>
              <w:jc w:val="both"/>
              <w:rPr>
                <w:i/>
              </w:rPr>
            </w:pPr>
            <w:r w:rsidRPr="00734708">
              <w:rPr>
                <w:i/>
              </w:rPr>
              <w:t>Расположение в потенциальных зонах охвата других торговых центров</w:t>
            </w:r>
          </w:p>
        </w:tc>
      </w:tr>
      <w:tr w:rsidR="005A6A2E" w:rsidRPr="00734708" w14:paraId="78A87D81" w14:textId="77777777" w:rsidTr="00734708">
        <w:tc>
          <w:tcPr>
            <w:tcW w:w="2379" w:type="pct"/>
            <w:shd w:val="clear" w:color="auto" w:fill="auto"/>
          </w:tcPr>
          <w:p w14:paraId="084043CE" w14:textId="77777777" w:rsidR="008F5797" w:rsidRPr="00734708" w:rsidRDefault="008F5797" w:rsidP="00734708">
            <w:pPr>
              <w:jc w:val="both"/>
            </w:pPr>
          </w:p>
        </w:tc>
        <w:tc>
          <w:tcPr>
            <w:tcW w:w="2621" w:type="pct"/>
            <w:shd w:val="clear" w:color="auto" w:fill="auto"/>
          </w:tcPr>
          <w:p w14:paraId="2475F933" w14:textId="77777777" w:rsidR="006215C4" w:rsidRPr="00734708" w:rsidRDefault="006215C4" w:rsidP="00734708">
            <w:pPr>
              <w:numPr>
                <w:ilvl w:val="0"/>
                <w:numId w:val="3"/>
              </w:numPr>
              <w:ind w:left="0" w:firstLine="0"/>
              <w:jc w:val="both"/>
            </w:pPr>
            <w:r w:rsidRPr="00734708">
              <w:t xml:space="preserve">В 10-минутной автомобильной доступности расположен ТЦ общей площадью 42 000 </w:t>
            </w:r>
            <w:proofErr w:type="spellStart"/>
            <w:proofErr w:type="gramStart"/>
            <w:r w:rsidRPr="00734708">
              <w:t>кв.м</w:t>
            </w:r>
            <w:proofErr w:type="spellEnd"/>
            <w:proofErr w:type="gramEnd"/>
            <w:r w:rsidRPr="00734708">
              <w:t xml:space="preserve"> (площадь аренды – 24 000 </w:t>
            </w:r>
            <w:proofErr w:type="spellStart"/>
            <w:r w:rsidRPr="00734708">
              <w:t>кв.м</w:t>
            </w:r>
            <w:proofErr w:type="spellEnd"/>
            <w:r w:rsidRPr="00734708">
              <w:t>). Уровень конкуренции – средний;</w:t>
            </w:r>
          </w:p>
          <w:p w14:paraId="5CE5D851" w14:textId="77777777" w:rsidR="005A6A2E" w:rsidRPr="00734708" w:rsidRDefault="006215C4" w:rsidP="00734708">
            <w:pPr>
              <w:numPr>
                <w:ilvl w:val="0"/>
                <w:numId w:val="3"/>
              </w:numPr>
              <w:ind w:left="0" w:firstLine="0"/>
              <w:jc w:val="both"/>
            </w:pPr>
            <w:r w:rsidRPr="00734708">
              <w:lastRenderedPageBreak/>
              <w:t xml:space="preserve">В 20-минутной автомобильной доступности расположен ТЦ общей площадью 80 000 </w:t>
            </w:r>
            <w:proofErr w:type="spellStart"/>
            <w:proofErr w:type="gramStart"/>
            <w:r w:rsidRPr="00734708">
              <w:t>кв.м</w:t>
            </w:r>
            <w:proofErr w:type="spellEnd"/>
            <w:proofErr w:type="gramEnd"/>
            <w:r w:rsidRPr="00734708">
              <w:t xml:space="preserve"> (площадь аренды – 40 000 </w:t>
            </w:r>
            <w:proofErr w:type="spellStart"/>
            <w:r w:rsidRPr="00734708">
              <w:t>кв.м</w:t>
            </w:r>
            <w:proofErr w:type="spellEnd"/>
            <w:r w:rsidRPr="00734708">
              <w:t>). Уровень конкуренции – средний.</w:t>
            </w:r>
          </w:p>
        </w:tc>
      </w:tr>
      <w:tr w:rsidR="005A6A2E" w:rsidRPr="00734708" w14:paraId="0EEB1C50" w14:textId="77777777" w:rsidTr="00734708">
        <w:trPr>
          <w:trHeight w:val="277"/>
        </w:trPr>
        <w:tc>
          <w:tcPr>
            <w:tcW w:w="5000" w:type="pct"/>
            <w:gridSpan w:val="2"/>
            <w:shd w:val="clear" w:color="auto" w:fill="auto"/>
          </w:tcPr>
          <w:p w14:paraId="72E3B525" w14:textId="77777777" w:rsidR="005A6A2E" w:rsidRPr="00734708" w:rsidRDefault="005A6A2E" w:rsidP="00734708">
            <w:pPr>
              <w:jc w:val="both"/>
              <w:rPr>
                <w:i/>
              </w:rPr>
            </w:pPr>
            <w:r w:rsidRPr="00734708">
              <w:rPr>
                <w:i/>
              </w:rPr>
              <w:lastRenderedPageBreak/>
              <w:t>Ближайшая перспектива развития территории</w:t>
            </w:r>
          </w:p>
          <w:p w14:paraId="24A9533D" w14:textId="77777777" w:rsidR="005A6A2E" w:rsidRPr="00734708" w:rsidRDefault="005A6A2E" w:rsidP="00734708">
            <w:pPr>
              <w:jc w:val="both"/>
            </w:pPr>
          </w:p>
        </w:tc>
      </w:tr>
      <w:tr w:rsidR="005A6A2E" w:rsidRPr="00734708" w14:paraId="56189D27" w14:textId="77777777" w:rsidTr="00734708">
        <w:tc>
          <w:tcPr>
            <w:tcW w:w="2379" w:type="pct"/>
            <w:shd w:val="clear" w:color="auto" w:fill="auto"/>
          </w:tcPr>
          <w:p w14:paraId="6CA9D1AC" w14:textId="77777777" w:rsidR="005A6A2E" w:rsidRPr="00734708" w:rsidRDefault="004A5DFB" w:rsidP="00734708">
            <w:pPr>
              <w:jc w:val="both"/>
            </w:pPr>
            <w:r w:rsidRPr="00734708">
              <w:t>Существенных изменений по развитию территорий прилегающих к ТЦ не выявлено.</w:t>
            </w:r>
          </w:p>
        </w:tc>
        <w:tc>
          <w:tcPr>
            <w:tcW w:w="2621" w:type="pct"/>
            <w:shd w:val="clear" w:color="auto" w:fill="auto"/>
          </w:tcPr>
          <w:p w14:paraId="49DD9E8E" w14:textId="77777777" w:rsidR="005A6A2E" w:rsidRPr="00734708" w:rsidRDefault="005A6A2E" w:rsidP="00734708">
            <w:pPr>
              <w:jc w:val="both"/>
            </w:pPr>
          </w:p>
        </w:tc>
      </w:tr>
    </w:tbl>
    <w:p w14:paraId="0951CCC5" w14:textId="77777777" w:rsidR="005A6A2E" w:rsidRPr="00734708" w:rsidRDefault="005A6A2E" w:rsidP="00734708">
      <w:pPr>
        <w:spacing w:before="120" w:after="120"/>
        <w:ind w:firstLine="567"/>
        <w:jc w:val="both"/>
        <w:rPr>
          <w:b/>
        </w:rPr>
      </w:pPr>
      <w:r w:rsidRPr="00734708">
        <w:rPr>
          <w:b/>
        </w:rPr>
        <w:t>Выводы:</w:t>
      </w:r>
      <w:r w:rsidR="006215C4" w:rsidRPr="00734708">
        <w:rPr>
          <w:b/>
        </w:rPr>
        <w:t xml:space="preserve"> Рассматриваемый ТЦ имеет отличное местоположение с высокими транспортными и пешеходными потоками. Уровень конкуренции – средний.</w:t>
      </w:r>
    </w:p>
    <w:p w14:paraId="22294EC0" w14:textId="77777777" w:rsidR="001B252D" w:rsidRPr="00C21720" w:rsidRDefault="001B252D" w:rsidP="00734708">
      <w:pPr>
        <w:pStyle w:val="2"/>
        <w:numPr>
          <w:ilvl w:val="1"/>
          <w:numId w:val="4"/>
        </w:numPr>
        <w:spacing w:before="120" w:after="120"/>
        <w:ind w:left="0" w:firstLine="567"/>
        <w:rPr>
          <w:szCs w:val="24"/>
        </w:rPr>
      </w:pPr>
      <w:bookmarkStart w:id="3237" w:name="_Ref510092166"/>
      <w:bookmarkStart w:id="3238" w:name="_Toc510092327"/>
      <w:r w:rsidRPr="00C21720">
        <w:rPr>
          <w:szCs w:val="24"/>
        </w:rPr>
        <w:t xml:space="preserve">Анализ </w:t>
      </w:r>
      <w:r w:rsidR="003E32C3" w:rsidRPr="00C21720">
        <w:rPr>
          <w:szCs w:val="24"/>
        </w:rPr>
        <w:t>доходов</w:t>
      </w:r>
      <w:bookmarkEnd w:id="3237"/>
      <w:bookmarkEnd w:id="3238"/>
    </w:p>
    <w:p w14:paraId="25BEE389" w14:textId="77777777" w:rsidR="003E32C3" w:rsidRDefault="001B252D" w:rsidP="003E32C3">
      <w:pPr>
        <w:spacing w:before="120" w:after="120"/>
        <w:ind w:firstLine="567"/>
        <w:jc w:val="both"/>
      </w:pPr>
      <w:r w:rsidRPr="00734708">
        <w:t>Необходимо</w:t>
      </w:r>
      <w:r w:rsidR="00E73561" w:rsidRPr="00734708">
        <w:t xml:space="preserve"> выборочно (по всем якорным арендаторам</w:t>
      </w:r>
      <w:r w:rsidR="008F5919" w:rsidRPr="00734708">
        <w:t>, а также по договорам, информация по которым в реестре арендаторов сильно отличается от средних рыночных данных</w:t>
      </w:r>
      <w:r w:rsidR="00E73561" w:rsidRPr="00734708">
        <w:t>)</w:t>
      </w:r>
      <w:r w:rsidRPr="00734708">
        <w:t xml:space="preserve"> сопоставить данные, которые указаны в реестре арендаторов, с данными, которые определены в договорах аренды.</w:t>
      </w:r>
      <w:r w:rsidR="003E32C3" w:rsidRPr="003E32C3">
        <w:t xml:space="preserve"> </w:t>
      </w:r>
      <w:r w:rsidR="002578E2">
        <w:t>Также необходимо проанализировать фактические данные, предоставленные Клиентом, с данными по 51 счету бухгалтерского баланса.</w:t>
      </w:r>
    </w:p>
    <w:p w14:paraId="272BB2B2" w14:textId="77777777" w:rsidR="003E32C3" w:rsidRDefault="003E32C3" w:rsidP="003E32C3">
      <w:pPr>
        <w:spacing w:before="120" w:after="120"/>
        <w:ind w:firstLine="567"/>
        <w:jc w:val="both"/>
      </w:pPr>
      <w:r w:rsidRPr="00734708">
        <w:t>В данном случае при проверке выявлены расхождения. После замечаний залоговой службы, собственник представил уточненный реестр договоров аренды, который согласуется с договорами аренды.</w:t>
      </w:r>
      <w:r>
        <w:t xml:space="preserve">  </w:t>
      </w:r>
    </w:p>
    <w:p w14:paraId="52732BC8" w14:textId="77777777" w:rsidR="00C425F0" w:rsidRPr="00C21720" w:rsidRDefault="00C425F0" w:rsidP="00734708">
      <w:pPr>
        <w:spacing w:before="120" w:after="120"/>
        <w:ind w:firstLine="567"/>
        <w:jc w:val="both"/>
      </w:pPr>
      <w:r w:rsidRPr="00C21720">
        <w:t>В случае если в договорах аренды указан дополнительный доход в виде процента от оборота, необходимо запросить фактические данные по величине арендной платы в виде процента от оборота.  Данный дополнительный доход от торгового центра может учитываться в оценке.</w:t>
      </w:r>
    </w:p>
    <w:p w14:paraId="27637EAF" w14:textId="77777777" w:rsidR="003E32C3" w:rsidRPr="00C21720" w:rsidRDefault="003E32C3" w:rsidP="003E32C3">
      <w:pPr>
        <w:spacing w:before="120" w:after="120"/>
        <w:ind w:firstLine="567"/>
        <w:jc w:val="both"/>
      </w:pPr>
      <w:r w:rsidRPr="00C21720">
        <w:t>В рассматриваемом ТЦ доход в виде процента от оборота отсутствует.</w:t>
      </w:r>
    </w:p>
    <w:p w14:paraId="2EFFD00C" w14:textId="77777777" w:rsidR="00F54368" w:rsidRPr="00734708" w:rsidRDefault="00782F7F" w:rsidP="00734708">
      <w:pPr>
        <w:pStyle w:val="2"/>
        <w:numPr>
          <w:ilvl w:val="1"/>
          <w:numId w:val="4"/>
        </w:numPr>
        <w:spacing w:before="120" w:after="120"/>
        <w:ind w:left="0" w:firstLine="567"/>
        <w:rPr>
          <w:szCs w:val="24"/>
        </w:rPr>
      </w:pPr>
      <w:bookmarkStart w:id="3239" w:name="_Ref510092168"/>
      <w:bookmarkStart w:id="3240" w:name="_Toc510092328"/>
      <w:r w:rsidRPr="00734708">
        <w:rPr>
          <w:szCs w:val="24"/>
        </w:rPr>
        <w:t>Структура арендаторов</w:t>
      </w:r>
      <w:bookmarkEnd w:id="3239"/>
      <w:bookmarkEnd w:id="3240"/>
    </w:p>
    <w:p w14:paraId="26DD3959" w14:textId="77777777" w:rsidR="00C4433A" w:rsidRPr="00734708" w:rsidRDefault="00C4433A" w:rsidP="00734708">
      <w:pPr>
        <w:spacing w:before="120" w:after="120"/>
        <w:ind w:firstLine="567"/>
        <w:jc w:val="both"/>
      </w:pPr>
      <w:r w:rsidRPr="00734708">
        <w:t xml:space="preserve">Для понимания адекватности ставок аренды в объекте оценки необходимо провести сопоставление средневзвешенной ставки аренды в анализируемом объекте с доступными рыночными данными, в том числе, с данными компании </w:t>
      </w:r>
      <w:r w:rsidR="000759E0" w:rsidRPr="00734708">
        <w:t>P</w:t>
      </w:r>
      <w:r w:rsidR="002C565E" w:rsidRPr="00734708">
        <w:rPr>
          <w:lang w:val="en-US"/>
        </w:rPr>
        <w:t>w</w:t>
      </w:r>
      <w:r w:rsidR="000759E0" w:rsidRPr="00734708">
        <w:t>C</w:t>
      </w:r>
      <w:r w:rsidRPr="00734708">
        <w:t xml:space="preserve">.  При этом необходимо учитывать, что средневзвешенные ставки в отчетах </w:t>
      </w:r>
      <w:r w:rsidR="000759E0" w:rsidRPr="00734708">
        <w:t>P</w:t>
      </w:r>
      <w:r w:rsidR="002C565E" w:rsidRPr="00734708">
        <w:rPr>
          <w:lang w:val="en-US"/>
        </w:rPr>
        <w:t>w</w:t>
      </w:r>
      <w:r w:rsidR="000759E0" w:rsidRPr="00734708">
        <w:t>C</w:t>
      </w:r>
      <w:r w:rsidRPr="00734708">
        <w:t xml:space="preserve"> представлены для торговых центров со следующей структурой арендаторов.</w:t>
      </w:r>
    </w:p>
    <w:p w14:paraId="0FEDCEC5" w14:textId="77777777" w:rsidR="00C4433A" w:rsidRPr="00734708" w:rsidRDefault="00A71E32" w:rsidP="00734708">
      <w:pPr>
        <w:spacing w:before="120" w:after="120"/>
        <w:ind w:firstLine="567"/>
        <w:jc w:val="both"/>
        <w:rPr>
          <w:b/>
        </w:rPr>
      </w:pPr>
      <w:r w:rsidRPr="00734708">
        <w:rPr>
          <w:b/>
        </w:rPr>
        <w:t xml:space="preserve">Таблица </w:t>
      </w:r>
      <w:r w:rsidR="00633E96" w:rsidRPr="00734708">
        <w:rPr>
          <w:b/>
        </w:rPr>
        <w:fldChar w:fldCharType="begin"/>
      </w:r>
      <w:r w:rsidR="00633E96" w:rsidRPr="00734708">
        <w:rPr>
          <w:b/>
        </w:rPr>
        <w:instrText xml:space="preserve"> SEQ Таблица \* ARABIC </w:instrText>
      </w:r>
      <w:r w:rsidR="00633E96" w:rsidRPr="00734708">
        <w:rPr>
          <w:b/>
        </w:rPr>
        <w:fldChar w:fldCharType="separate"/>
      </w:r>
      <w:r w:rsidR="00273853">
        <w:rPr>
          <w:b/>
          <w:noProof/>
        </w:rPr>
        <w:t>3</w:t>
      </w:r>
      <w:r w:rsidR="00633E96" w:rsidRPr="00734708">
        <w:rPr>
          <w:b/>
          <w:noProof/>
        </w:rPr>
        <w:fldChar w:fldCharType="end"/>
      </w:r>
      <w:r w:rsidRPr="00734708">
        <w:rPr>
          <w:b/>
        </w:rPr>
        <w:t xml:space="preserve">. </w:t>
      </w:r>
      <w:r w:rsidR="00F03E5D" w:rsidRPr="00734708">
        <w:rPr>
          <w:b/>
        </w:rPr>
        <w:t>Структура арендаторов торговых центров, использованная в а</w:t>
      </w:r>
      <w:r w:rsidR="00C4433A" w:rsidRPr="00734708">
        <w:rPr>
          <w:b/>
        </w:rPr>
        <w:t>налити</w:t>
      </w:r>
      <w:r w:rsidR="00F03E5D" w:rsidRPr="00734708">
        <w:rPr>
          <w:b/>
        </w:rPr>
        <w:t>ческих данных</w:t>
      </w:r>
      <w:r w:rsidR="00C4433A" w:rsidRPr="00734708">
        <w:rPr>
          <w:b/>
        </w:rPr>
        <w:t xml:space="preserve"> </w:t>
      </w:r>
      <w:r w:rsidR="000759E0" w:rsidRPr="00734708">
        <w:rPr>
          <w:b/>
          <w:lang w:val="en-US"/>
        </w:rPr>
        <w:t>P</w:t>
      </w:r>
      <w:r w:rsidR="002C565E" w:rsidRPr="00734708">
        <w:rPr>
          <w:b/>
          <w:lang w:val="en-US"/>
        </w:rPr>
        <w:t>w</w:t>
      </w:r>
      <w:r w:rsidR="000759E0" w:rsidRPr="00734708">
        <w:rPr>
          <w:b/>
          <w:lang w:val="en-US"/>
        </w:rPr>
        <w:t>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52"/>
        <w:gridCol w:w="3860"/>
      </w:tblGrid>
      <w:tr w:rsidR="00C4433A" w:rsidRPr="00734708" w14:paraId="19FF68D6" w14:textId="77777777" w:rsidTr="00734708">
        <w:trPr>
          <w:tblHeader/>
        </w:trPr>
        <w:tc>
          <w:tcPr>
            <w:tcW w:w="3053" w:type="pct"/>
            <w:shd w:val="clear" w:color="auto" w:fill="D9D9D9"/>
          </w:tcPr>
          <w:p w14:paraId="31222153" w14:textId="77777777" w:rsidR="00C4433A" w:rsidRPr="00734708" w:rsidRDefault="00C4433A" w:rsidP="00734708">
            <w:pPr>
              <w:jc w:val="both"/>
              <w:rPr>
                <w:b/>
                <w:i/>
              </w:rPr>
            </w:pPr>
            <w:r w:rsidRPr="00734708">
              <w:rPr>
                <w:b/>
                <w:i/>
              </w:rPr>
              <w:t>Наименование</w:t>
            </w:r>
          </w:p>
        </w:tc>
        <w:tc>
          <w:tcPr>
            <w:tcW w:w="1947" w:type="pct"/>
            <w:shd w:val="clear" w:color="auto" w:fill="D9D9D9"/>
          </w:tcPr>
          <w:p w14:paraId="05654B1E" w14:textId="77777777" w:rsidR="00C4433A" w:rsidRPr="00734708" w:rsidRDefault="00C4433A" w:rsidP="00734708">
            <w:pPr>
              <w:jc w:val="both"/>
              <w:rPr>
                <w:b/>
                <w:i/>
              </w:rPr>
            </w:pPr>
            <w:r w:rsidRPr="00734708">
              <w:rPr>
                <w:b/>
                <w:i/>
              </w:rPr>
              <w:t>Доля, %</w:t>
            </w:r>
          </w:p>
        </w:tc>
      </w:tr>
      <w:tr w:rsidR="00C4433A" w:rsidRPr="00734708" w14:paraId="62E1BB6F" w14:textId="77777777" w:rsidTr="00734708">
        <w:tc>
          <w:tcPr>
            <w:tcW w:w="3053" w:type="pct"/>
            <w:shd w:val="clear" w:color="auto" w:fill="auto"/>
          </w:tcPr>
          <w:p w14:paraId="76659049" w14:textId="77777777" w:rsidR="00C4433A" w:rsidRPr="00734708" w:rsidRDefault="00C4433A" w:rsidP="00734708">
            <w:pPr>
              <w:jc w:val="both"/>
            </w:pPr>
            <w:r w:rsidRPr="00734708">
              <w:t>Якорь, мини-якорь</w:t>
            </w:r>
          </w:p>
        </w:tc>
        <w:tc>
          <w:tcPr>
            <w:tcW w:w="1947" w:type="pct"/>
            <w:shd w:val="clear" w:color="auto" w:fill="auto"/>
          </w:tcPr>
          <w:p w14:paraId="315D49B7" w14:textId="77777777" w:rsidR="00C4433A" w:rsidRPr="00734708" w:rsidRDefault="00C4433A" w:rsidP="00734708">
            <w:pPr>
              <w:jc w:val="both"/>
            </w:pPr>
            <w:r w:rsidRPr="00734708">
              <w:t>65%</w:t>
            </w:r>
          </w:p>
        </w:tc>
      </w:tr>
      <w:tr w:rsidR="00C4433A" w:rsidRPr="00734708" w14:paraId="5CD1D937" w14:textId="77777777" w:rsidTr="00734708">
        <w:tc>
          <w:tcPr>
            <w:tcW w:w="3053" w:type="pct"/>
            <w:shd w:val="clear" w:color="auto" w:fill="auto"/>
          </w:tcPr>
          <w:p w14:paraId="08E075E2" w14:textId="77777777" w:rsidR="00C4433A" w:rsidRPr="00734708" w:rsidRDefault="00C4433A" w:rsidP="00734708">
            <w:pPr>
              <w:jc w:val="both"/>
            </w:pPr>
            <w:r w:rsidRPr="00734708">
              <w:t xml:space="preserve">Торговая галерея </w:t>
            </w:r>
          </w:p>
        </w:tc>
        <w:tc>
          <w:tcPr>
            <w:tcW w:w="1947" w:type="pct"/>
            <w:shd w:val="clear" w:color="auto" w:fill="auto"/>
          </w:tcPr>
          <w:p w14:paraId="26170970" w14:textId="77777777" w:rsidR="00C4433A" w:rsidRPr="00734708" w:rsidRDefault="00C4433A" w:rsidP="00734708">
            <w:pPr>
              <w:jc w:val="both"/>
            </w:pPr>
            <w:r w:rsidRPr="00734708">
              <w:t>35%</w:t>
            </w:r>
          </w:p>
        </w:tc>
      </w:tr>
    </w:tbl>
    <w:p w14:paraId="7986F06A" w14:textId="77777777" w:rsidR="002E4CD5" w:rsidRPr="00734708" w:rsidRDefault="00C4433A" w:rsidP="00734708">
      <w:pPr>
        <w:spacing w:before="120" w:after="120"/>
        <w:ind w:firstLine="567"/>
        <w:jc w:val="both"/>
      </w:pPr>
      <w:r w:rsidRPr="00734708">
        <w:t xml:space="preserve">Структура арендаторов для объекта оценки определяется на основании анализа арендного плана. В таблице ниже приведена структура арендаторов в </w:t>
      </w:r>
      <w:r w:rsidR="002E4CD5" w:rsidRPr="00734708">
        <w:t>Объект</w:t>
      </w:r>
      <w:r w:rsidRPr="00734708">
        <w:t>е</w:t>
      </w:r>
      <w:r w:rsidR="00A71E32" w:rsidRPr="00734708">
        <w:t xml:space="preserve"> оценки.</w:t>
      </w:r>
    </w:p>
    <w:p w14:paraId="48C1FFC1" w14:textId="77777777" w:rsidR="00A71E32" w:rsidRPr="00734708" w:rsidRDefault="00A71E32" w:rsidP="00734708">
      <w:pPr>
        <w:spacing w:before="120" w:after="120"/>
        <w:ind w:firstLine="567"/>
        <w:jc w:val="both"/>
        <w:rPr>
          <w:b/>
        </w:rPr>
      </w:pPr>
      <w:r w:rsidRPr="00734708">
        <w:rPr>
          <w:b/>
        </w:rPr>
        <w:t xml:space="preserve">Таблица </w:t>
      </w:r>
      <w:r w:rsidR="00633E96" w:rsidRPr="00734708">
        <w:rPr>
          <w:b/>
        </w:rPr>
        <w:fldChar w:fldCharType="begin"/>
      </w:r>
      <w:r w:rsidR="00633E96" w:rsidRPr="00734708">
        <w:rPr>
          <w:b/>
        </w:rPr>
        <w:instrText xml:space="preserve"> SEQ Таблица \* ARABIC </w:instrText>
      </w:r>
      <w:r w:rsidR="00633E96" w:rsidRPr="00734708">
        <w:rPr>
          <w:b/>
        </w:rPr>
        <w:fldChar w:fldCharType="separate"/>
      </w:r>
      <w:r w:rsidR="00273853">
        <w:rPr>
          <w:b/>
          <w:noProof/>
        </w:rPr>
        <w:t>4</w:t>
      </w:r>
      <w:r w:rsidR="00633E96" w:rsidRPr="00734708">
        <w:rPr>
          <w:b/>
          <w:noProof/>
        </w:rPr>
        <w:fldChar w:fldCharType="end"/>
      </w:r>
      <w:r w:rsidRPr="00734708">
        <w:rPr>
          <w:b/>
        </w:rPr>
        <w:t>. Структура арендаторов в Объекте оценки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52"/>
        <w:gridCol w:w="3860"/>
      </w:tblGrid>
      <w:tr w:rsidR="008D39BF" w:rsidRPr="00734708" w14:paraId="6EB959A2" w14:textId="77777777" w:rsidTr="00734708">
        <w:trPr>
          <w:tblHeader/>
        </w:trPr>
        <w:tc>
          <w:tcPr>
            <w:tcW w:w="3053" w:type="pct"/>
            <w:shd w:val="clear" w:color="auto" w:fill="D9D9D9"/>
          </w:tcPr>
          <w:p w14:paraId="557D62A8" w14:textId="77777777" w:rsidR="008D39BF" w:rsidRPr="00734708" w:rsidRDefault="008D39BF" w:rsidP="00734708">
            <w:pPr>
              <w:jc w:val="both"/>
              <w:rPr>
                <w:b/>
                <w:i/>
              </w:rPr>
            </w:pPr>
            <w:r w:rsidRPr="00734708">
              <w:rPr>
                <w:b/>
                <w:i/>
              </w:rPr>
              <w:t>Наименование</w:t>
            </w:r>
          </w:p>
        </w:tc>
        <w:tc>
          <w:tcPr>
            <w:tcW w:w="1947" w:type="pct"/>
            <w:shd w:val="clear" w:color="auto" w:fill="D9D9D9"/>
          </w:tcPr>
          <w:p w14:paraId="463EB52D" w14:textId="77777777" w:rsidR="008D39BF" w:rsidRPr="00734708" w:rsidRDefault="008D39BF" w:rsidP="00734708">
            <w:pPr>
              <w:jc w:val="both"/>
              <w:rPr>
                <w:b/>
                <w:i/>
              </w:rPr>
            </w:pPr>
            <w:r w:rsidRPr="00734708">
              <w:rPr>
                <w:b/>
                <w:i/>
              </w:rPr>
              <w:t>Доля, %</w:t>
            </w:r>
          </w:p>
        </w:tc>
      </w:tr>
      <w:tr w:rsidR="002E4CD5" w:rsidRPr="00734708" w14:paraId="7D7857E1" w14:textId="77777777" w:rsidTr="00734708">
        <w:tc>
          <w:tcPr>
            <w:tcW w:w="3053" w:type="pct"/>
            <w:shd w:val="clear" w:color="auto" w:fill="auto"/>
          </w:tcPr>
          <w:p w14:paraId="57B09755" w14:textId="77777777" w:rsidR="002E4CD5" w:rsidRPr="00734708" w:rsidRDefault="002E4CD5" w:rsidP="00734708">
            <w:pPr>
              <w:jc w:val="both"/>
            </w:pPr>
            <w:r w:rsidRPr="00734708">
              <w:t>Якорь (более 3 000 кв.</w:t>
            </w:r>
            <w:r w:rsidR="002C565E" w:rsidRPr="00734708">
              <w:rPr>
                <w:lang w:val="en-US"/>
              </w:rPr>
              <w:t> </w:t>
            </w:r>
            <w:r w:rsidRPr="00734708">
              <w:t>м для Москвы и Санкт-Петербурга, для остальных регионов более 1500 кв.</w:t>
            </w:r>
            <w:r w:rsidR="002C565E" w:rsidRPr="00734708">
              <w:rPr>
                <w:lang w:val="en-US"/>
              </w:rPr>
              <w:t> </w:t>
            </w:r>
            <w:r w:rsidRPr="00734708">
              <w:t>м)</w:t>
            </w:r>
          </w:p>
        </w:tc>
        <w:tc>
          <w:tcPr>
            <w:tcW w:w="1947" w:type="pct"/>
            <w:vMerge w:val="restart"/>
            <w:shd w:val="clear" w:color="auto" w:fill="auto"/>
          </w:tcPr>
          <w:p w14:paraId="2CAA7EE8" w14:textId="77777777" w:rsidR="00015A93" w:rsidRPr="00734708" w:rsidRDefault="00015A93" w:rsidP="00734708">
            <w:pPr>
              <w:jc w:val="both"/>
            </w:pPr>
          </w:p>
          <w:p w14:paraId="23D35AC2" w14:textId="77777777" w:rsidR="002C565E" w:rsidRPr="00734708" w:rsidRDefault="002C565E" w:rsidP="00734708">
            <w:pPr>
              <w:jc w:val="both"/>
            </w:pPr>
          </w:p>
          <w:p w14:paraId="7E4D7B19" w14:textId="77777777" w:rsidR="002E4CD5" w:rsidRPr="00734708" w:rsidRDefault="00A35AB8" w:rsidP="00734708">
            <w:pPr>
              <w:jc w:val="both"/>
            </w:pPr>
            <w:r w:rsidRPr="00734708">
              <w:t>38%</w:t>
            </w:r>
          </w:p>
        </w:tc>
      </w:tr>
      <w:tr w:rsidR="002E4CD5" w:rsidRPr="00734708" w14:paraId="57BC9E45" w14:textId="77777777" w:rsidTr="00734708">
        <w:tc>
          <w:tcPr>
            <w:tcW w:w="3053" w:type="pct"/>
            <w:shd w:val="clear" w:color="auto" w:fill="auto"/>
          </w:tcPr>
          <w:p w14:paraId="0CD03EDD" w14:textId="77777777" w:rsidR="002E4CD5" w:rsidRPr="00734708" w:rsidRDefault="002E4CD5" w:rsidP="00734708">
            <w:pPr>
              <w:jc w:val="both"/>
            </w:pPr>
            <w:r w:rsidRPr="00734708">
              <w:t>Мини-якорь (500-3000 для Москвы и Санкт Петербурга, 500-1500 кв.</w:t>
            </w:r>
            <w:r w:rsidR="002C565E" w:rsidRPr="00734708">
              <w:rPr>
                <w:lang w:val="en-US"/>
              </w:rPr>
              <w:t> </w:t>
            </w:r>
            <w:r w:rsidRPr="00734708">
              <w:t>м для остальных регионов)</w:t>
            </w:r>
          </w:p>
        </w:tc>
        <w:tc>
          <w:tcPr>
            <w:tcW w:w="1947" w:type="pct"/>
            <w:vMerge/>
            <w:shd w:val="clear" w:color="auto" w:fill="auto"/>
          </w:tcPr>
          <w:p w14:paraId="2C085BF5" w14:textId="77777777" w:rsidR="002E4CD5" w:rsidRPr="00734708" w:rsidRDefault="002E4CD5" w:rsidP="00734708">
            <w:pPr>
              <w:jc w:val="both"/>
            </w:pPr>
          </w:p>
        </w:tc>
      </w:tr>
      <w:tr w:rsidR="008D39BF" w:rsidRPr="00734708" w14:paraId="03828691" w14:textId="77777777" w:rsidTr="00734708">
        <w:tc>
          <w:tcPr>
            <w:tcW w:w="3053" w:type="pct"/>
            <w:shd w:val="clear" w:color="auto" w:fill="auto"/>
          </w:tcPr>
          <w:p w14:paraId="7A1095DA" w14:textId="77777777" w:rsidR="008D39BF" w:rsidRPr="00734708" w:rsidRDefault="008D39BF" w:rsidP="00734708">
            <w:pPr>
              <w:jc w:val="both"/>
            </w:pPr>
            <w:r w:rsidRPr="00734708">
              <w:t>Торговая галерея (менее 500 кв.</w:t>
            </w:r>
            <w:r w:rsidR="002C565E" w:rsidRPr="00734708">
              <w:rPr>
                <w:lang w:val="en-US"/>
              </w:rPr>
              <w:t> </w:t>
            </w:r>
            <w:r w:rsidRPr="00734708">
              <w:t>м)</w:t>
            </w:r>
          </w:p>
        </w:tc>
        <w:tc>
          <w:tcPr>
            <w:tcW w:w="1947" w:type="pct"/>
            <w:shd w:val="clear" w:color="auto" w:fill="auto"/>
          </w:tcPr>
          <w:p w14:paraId="6951D5C3" w14:textId="77777777" w:rsidR="008D39BF" w:rsidRPr="00734708" w:rsidRDefault="00A35AB8" w:rsidP="00734708">
            <w:pPr>
              <w:jc w:val="both"/>
              <w:rPr>
                <w:lang w:val="en-US"/>
              </w:rPr>
            </w:pPr>
            <w:r w:rsidRPr="00734708">
              <w:rPr>
                <w:lang w:val="en-US"/>
              </w:rPr>
              <w:t>62%</w:t>
            </w:r>
          </w:p>
        </w:tc>
      </w:tr>
    </w:tbl>
    <w:p w14:paraId="41710B4B" w14:textId="77777777" w:rsidR="00C4433A" w:rsidRPr="00734708" w:rsidRDefault="00C4433A" w:rsidP="00734708">
      <w:pPr>
        <w:spacing w:before="120" w:after="120"/>
        <w:ind w:firstLine="567"/>
        <w:jc w:val="both"/>
      </w:pPr>
      <w:r w:rsidRPr="00734708">
        <w:lastRenderedPageBreak/>
        <w:t>Результаты данного анализа будут учтены далее при определении соответствия</w:t>
      </w:r>
      <w:r w:rsidR="002C565E" w:rsidRPr="00734708">
        <w:t xml:space="preserve"> средневзвешенной</w:t>
      </w:r>
      <w:r w:rsidRPr="00734708">
        <w:t xml:space="preserve"> ставки аренды в объекте оценки рыночным условиям.</w:t>
      </w:r>
    </w:p>
    <w:p w14:paraId="28CB12F1" w14:textId="77777777" w:rsidR="00F54368" w:rsidRPr="00734708" w:rsidRDefault="00FF0F80" w:rsidP="00734708">
      <w:pPr>
        <w:pStyle w:val="2"/>
        <w:numPr>
          <w:ilvl w:val="1"/>
          <w:numId w:val="4"/>
        </w:numPr>
        <w:spacing w:before="120" w:after="120"/>
        <w:ind w:left="0" w:firstLine="567"/>
        <w:rPr>
          <w:szCs w:val="24"/>
        </w:rPr>
      </w:pPr>
      <w:bookmarkStart w:id="3241" w:name="_Toc510092329"/>
      <w:r w:rsidRPr="00734708">
        <w:rPr>
          <w:szCs w:val="24"/>
        </w:rPr>
        <w:t>Анализ сроков договоров аренды</w:t>
      </w:r>
      <w:bookmarkEnd w:id="3241"/>
    </w:p>
    <w:p w14:paraId="11A26119" w14:textId="77777777" w:rsidR="00B64753" w:rsidRPr="00734708" w:rsidRDefault="00C4433A" w:rsidP="00734708">
      <w:pPr>
        <w:spacing w:before="120" w:after="120"/>
        <w:ind w:firstLine="567"/>
        <w:jc w:val="both"/>
      </w:pPr>
      <w:r w:rsidRPr="00734708">
        <w:t>Для определения ставок капитализации и дисконтирования необходимо понимание длительности договоров аренды в объекте оценки.</w:t>
      </w:r>
      <w:r w:rsidR="00B64753" w:rsidRPr="00734708">
        <w:t xml:space="preserve">  </w:t>
      </w:r>
    </w:p>
    <w:p w14:paraId="1D73C2BE" w14:textId="77777777" w:rsidR="00F54368" w:rsidRPr="00734708" w:rsidRDefault="00B64753" w:rsidP="00734708">
      <w:pPr>
        <w:spacing w:before="120" w:after="120"/>
        <w:ind w:firstLine="567"/>
        <w:jc w:val="both"/>
      </w:pPr>
      <w:r w:rsidRPr="00734708">
        <w:t>Чем больше доля долгосрочных договоров, тем более стабильный и предсказуемый поток доходов, тем меньше риск для собственника объекта неполучения дохода, тем ниже (при прочих равных условиях) могут быть ставки капитализации и дисконтирования.</w:t>
      </w:r>
    </w:p>
    <w:p w14:paraId="7D02B183" w14:textId="77777777" w:rsidR="00C4433A" w:rsidRPr="00734708" w:rsidRDefault="00C4433A" w:rsidP="00734708">
      <w:pPr>
        <w:spacing w:before="120" w:after="120"/>
        <w:ind w:firstLine="567"/>
        <w:jc w:val="both"/>
      </w:pPr>
      <w:r w:rsidRPr="00734708">
        <w:t>На основании анализа арендного плана сделан вывод о следующей структуре договоров аренды с точки зрения их длительности.</w:t>
      </w:r>
    </w:p>
    <w:p w14:paraId="6B60DB29" w14:textId="77777777" w:rsidR="00A71E32" w:rsidRPr="00734708" w:rsidRDefault="00A71E32" w:rsidP="00734708">
      <w:pPr>
        <w:spacing w:before="120" w:after="120"/>
        <w:ind w:firstLine="567"/>
        <w:jc w:val="both"/>
        <w:rPr>
          <w:b/>
        </w:rPr>
      </w:pPr>
      <w:r w:rsidRPr="00734708">
        <w:rPr>
          <w:b/>
        </w:rPr>
        <w:t xml:space="preserve">Таблица </w:t>
      </w:r>
      <w:r w:rsidR="00633E96" w:rsidRPr="00734708">
        <w:rPr>
          <w:b/>
        </w:rPr>
        <w:fldChar w:fldCharType="begin"/>
      </w:r>
      <w:r w:rsidR="00633E96" w:rsidRPr="00734708">
        <w:rPr>
          <w:b/>
        </w:rPr>
        <w:instrText xml:space="preserve"> SEQ Таблица \* ARABIC </w:instrText>
      </w:r>
      <w:r w:rsidR="00633E96" w:rsidRPr="00734708">
        <w:rPr>
          <w:b/>
        </w:rPr>
        <w:fldChar w:fldCharType="separate"/>
      </w:r>
      <w:r w:rsidR="00B77989" w:rsidRPr="00734708">
        <w:rPr>
          <w:b/>
          <w:noProof/>
        </w:rPr>
        <w:t>5</w:t>
      </w:r>
      <w:r w:rsidR="00633E96" w:rsidRPr="00734708">
        <w:rPr>
          <w:b/>
          <w:noProof/>
        </w:rPr>
        <w:fldChar w:fldCharType="end"/>
      </w:r>
      <w:r w:rsidRPr="00734708">
        <w:rPr>
          <w:b/>
        </w:rPr>
        <w:t>.  Структура договоров аренды в Объекте оценки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52"/>
        <w:gridCol w:w="3860"/>
      </w:tblGrid>
      <w:tr w:rsidR="00FF0F80" w:rsidRPr="00734708" w14:paraId="0D20B248" w14:textId="77777777" w:rsidTr="00734708">
        <w:trPr>
          <w:tblHeader/>
        </w:trPr>
        <w:tc>
          <w:tcPr>
            <w:tcW w:w="3053" w:type="pct"/>
            <w:shd w:val="clear" w:color="auto" w:fill="D9D9D9"/>
          </w:tcPr>
          <w:p w14:paraId="7DC4955F" w14:textId="77777777" w:rsidR="00FF0F80" w:rsidRPr="00734708" w:rsidRDefault="00FF0F80" w:rsidP="00734708">
            <w:pPr>
              <w:jc w:val="both"/>
              <w:rPr>
                <w:b/>
                <w:i/>
              </w:rPr>
            </w:pPr>
            <w:r w:rsidRPr="00734708">
              <w:rPr>
                <w:b/>
                <w:i/>
              </w:rPr>
              <w:t>Наименование</w:t>
            </w:r>
          </w:p>
        </w:tc>
        <w:tc>
          <w:tcPr>
            <w:tcW w:w="1947" w:type="pct"/>
            <w:shd w:val="clear" w:color="auto" w:fill="D9D9D9"/>
          </w:tcPr>
          <w:p w14:paraId="79A369D9" w14:textId="77777777" w:rsidR="00FF0F80" w:rsidRPr="00734708" w:rsidRDefault="00FF0F80" w:rsidP="00734708">
            <w:pPr>
              <w:jc w:val="both"/>
              <w:rPr>
                <w:b/>
                <w:i/>
              </w:rPr>
            </w:pPr>
            <w:r w:rsidRPr="00734708">
              <w:rPr>
                <w:b/>
                <w:i/>
              </w:rPr>
              <w:t>Доля, %</w:t>
            </w:r>
          </w:p>
        </w:tc>
      </w:tr>
      <w:tr w:rsidR="00FF0F80" w:rsidRPr="00734708" w14:paraId="072375FA" w14:textId="77777777" w:rsidTr="00734708">
        <w:tc>
          <w:tcPr>
            <w:tcW w:w="3053" w:type="pct"/>
            <w:shd w:val="clear" w:color="auto" w:fill="auto"/>
          </w:tcPr>
          <w:p w14:paraId="3A641ECB" w14:textId="77777777" w:rsidR="00FF0F80" w:rsidRPr="00734708" w:rsidRDefault="00FF0F80" w:rsidP="00734708">
            <w:pPr>
              <w:jc w:val="both"/>
            </w:pPr>
            <w:r w:rsidRPr="00734708">
              <w:t>Срок до 1 года</w:t>
            </w:r>
          </w:p>
        </w:tc>
        <w:tc>
          <w:tcPr>
            <w:tcW w:w="1947" w:type="pct"/>
            <w:shd w:val="clear" w:color="auto" w:fill="auto"/>
          </w:tcPr>
          <w:p w14:paraId="2DFE12C9" w14:textId="77777777" w:rsidR="00FF0F80" w:rsidRPr="00734708" w:rsidRDefault="00A35AB8" w:rsidP="00734708">
            <w:pPr>
              <w:jc w:val="both"/>
              <w:rPr>
                <w:lang w:val="en-US"/>
              </w:rPr>
            </w:pPr>
            <w:r w:rsidRPr="00734708">
              <w:rPr>
                <w:lang w:val="en-US"/>
              </w:rPr>
              <w:t>11%</w:t>
            </w:r>
          </w:p>
        </w:tc>
      </w:tr>
      <w:tr w:rsidR="00FF0F80" w:rsidRPr="00734708" w14:paraId="2C28C719" w14:textId="77777777" w:rsidTr="00734708">
        <w:tc>
          <w:tcPr>
            <w:tcW w:w="3053" w:type="pct"/>
            <w:shd w:val="clear" w:color="auto" w:fill="auto"/>
          </w:tcPr>
          <w:p w14:paraId="767199D6" w14:textId="77777777" w:rsidR="00FF0F80" w:rsidRPr="00734708" w:rsidRDefault="00FF0F80" w:rsidP="00734708">
            <w:pPr>
              <w:jc w:val="both"/>
            </w:pPr>
            <w:r w:rsidRPr="00734708">
              <w:t xml:space="preserve">Срок </w:t>
            </w:r>
            <w:r w:rsidR="00910FF7" w:rsidRPr="00734708">
              <w:t xml:space="preserve">более </w:t>
            </w:r>
            <w:r w:rsidRPr="00734708">
              <w:t xml:space="preserve">1 года </w:t>
            </w:r>
          </w:p>
        </w:tc>
        <w:tc>
          <w:tcPr>
            <w:tcW w:w="1947" w:type="pct"/>
            <w:shd w:val="clear" w:color="auto" w:fill="auto"/>
          </w:tcPr>
          <w:p w14:paraId="7F279269" w14:textId="77777777" w:rsidR="00FF0F80" w:rsidRPr="00734708" w:rsidRDefault="00A35AB8" w:rsidP="00734708">
            <w:pPr>
              <w:jc w:val="both"/>
              <w:rPr>
                <w:lang w:val="en-US"/>
              </w:rPr>
            </w:pPr>
            <w:r w:rsidRPr="00734708">
              <w:rPr>
                <w:lang w:val="en-US"/>
              </w:rPr>
              <w:t>89%</w:t>
            </w:r>
          </w:p>
        </w:tc>
      </w:tr>
    </w:tbl>
    <w:p w14:paraId="336AD4C9" w14:textId="77777777" w:rsidR="0034772E" w:rsidRPr="00734708" w:rsidRDefault="0034772E" w:rsidP="00734708">
      <w:pPr>
        <w:pStyle w:val="2"/>
        <w:numPr>
          <w:ilvl w:val="1"/>
          <w:numId w:val="4"/>
        </w:numPr>
        <w:spacing w:before="120" w:after="120"/>
        <w:ind w:left="0" w:firstLine="567"/>
        <w:rPr>
          <w:szCs w:val="24"/>
        </w:rPr>
      </w:pPr>
      <w:bookmarkStart w:id="3242" w:name="_Toc510092330"/>
      <w:r w:rsidRPr="00734708">
        <w:rPr>
          <w:szCs w:val="24"/>
        </w:rPr>
        <w:t>Анализ параметров расчета</w:t>
      </w:r>
      <w:bookmarkEnd w:id="3242"/>
    </w:p>
    <w:p w14:paraId="24720088" w14:textId="77777777" w:rsidR="00F14ACB" w:rsidRPr="00734708" w:rsidRDefault="00D65F1F" w:rsidP="00734708">
      <w:pPr>
        <w:spacing w:before="120" w:after="120"/>
        <w:ind w:firstLine="567"/>
        <w:jc w:val="both"/>
      </w:pPr>
      <w:r w:rsidRPr="00734708">
        <w:t>На основании анализа реестра арендаторов, представленного собственником, а также других данных по объекту, указанных выше, з</w:t>
      </w:r>
      <w:r w:rsidR="008A113C" w:rsidRPr="00734708">
        <w:t>аполняем следующую таблицу и определяем чистую</w:t>
      </w:r>
      <w:r w:rsidR="002C565E" w:rsidRPr="00734708">
        <w:t xml:space="preserve"> средневзвешенную</w:t>
      </w:r>
      <w:r w:rsidR="008A113C" w:rsidRPr="00734708">
        <w:t xml:space="preserve"> ставку аренды по торговому центру.</w:t>
      </w:r>
    </w:p>
    <w:p w14:paraId="448B2F42" w14:textId="77777777" w:rsidR="00F54368" w:rsidRPr="00734708" w:rsidRDefault="002D254A" w:rsidP="00734708">
      <w:pPr>
        <w:spacing w:before="120" w:after="120"/>
        <w:ind w:firstLine="567"/>
        <w:jc w:val="both"/>
        <w:rPr>
          <w:b/>
        </w:rPr>
      </w:pPr>
      <w:r w:rsidRPr="00734708">
        <w:rPr>
          <w:b/>
        </w:rPr>
        <w:t xml:space="preserve">Таблица </w:t>
      </w:r>
      <w:r w:rsidR="00633E96" w:rsidRPr="00734708">
        <w:rPr>
          <w:b/>
        </w:rPr>
        <w:fldChar w:fldCharType="begin"/>
      </w:r>
      <w:r w:rsidR="00633E96" w:rsidRPr="00734708">
        <w:rPr>
          <w:b/>
        </w:rPr>
        <w:instrText xml:space="preserve"> SEQ Таблица \* ARABIC </w:instrText>
      </w:r>
      <w:r w:rsidR="00633E96" w:rsidRPr="00734708">
        <w:rPr>
          <w:b/>
        </w:rPr>
        <w:fldChar w:fldCharType="separate"/>
      </w:r>
      <w:r w:rsidR="00B77989" w:rsidRPr="00734708">
        <w:rPr>
          <w:b/>
          <w:noProof/>
        </w:rPr>
        <w:t>6</w:t>
      </w:r>
      <w:r w:rsidR="00633E96" w:rsidRPr="00734708">
        <w:rPr>
          <w:b/>
          <w:noProof/>
        </w:rPr>
        <w:fldChar w:fldCharType="end"/>
      </w:r>
      <w:r w:rsidRPr="00734708">
        <w:rPr>
          <w:b/>
        </w:rPr>
        <w:t>.  Определение чистой ставки аренды в объекте оценки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2870"/>
        <w:gridCol w:w="3191"/>
      </w:tblGrid>
      <w:tr w:rsidR="00F14ACB" w:rsidRPr="00734708" w14:paraId="65AF6B17" w14:textId="77777777" w:rsidTr="002D254A">
        <w:trPr>
          <w:tblHeader/>
        </w:trPr>
        <w:tc>
          <w:tcPr>
            <w:tcW w:w="3510" w:type="dxa"/>
            <w:shd w:val="clear" w:color="auto" w:fill="D9D9D9"/>
          </w:tcPr>
          <w:p w14:paraId="2AA0C641" w14:textId="77777777" w:rsidR="00F14ACB" w:rsidRPr="00734708" w:rsidRDefault="00F14ACB" w:rsidP="00734708">
            <w:pPr>
              <w:jc w:val="both"/>
              <w:rPr>
                <w:b/>
                <w:i/>
              </w:rPr>
            </w:pPr>
            <w:r w:rsidRPr="00734708">
              <w:rPr>
                <w:b/>
                <w:i/>
              </w:rPr>
              <w:t>Параметр</w:t>
            </w:r>
          </w:p>
        </w:tc>
        <w:tc>
          <w:tcPr>
            <w:tcW w:w="2870" w:type="dxa"/>
            <w:shd w:val="clear" w:color="auto" w:fill="D9D9D9"/>
          </w:tcPr>
          <w:p w14:paraId="74E265D4" w14:textId="77777777" w:rsidR="00F14ACB" w:rsidRPr="00734708" w:rsidRDefault="00F14ACB" w:rsidP="00734708">
            <w:pPr>
              <w:jc w:val="both"/>
              <w:rPr>
                <w:b/>
                <w:i/>
              </w:rPr>
            </w:pPr>
            <w:r w:rsidRPr="00734708">
              <w:rPr>
                <w:b/>
                <w:i/>
              </w:rPr>
              <w:t>Значение</w:t>
            </w:r>
          </w:p>
        </w:tc>
        <w:tc>
          <w:tcPr>
            <w:tcW w:w="3191" w:type="dxa"/>
            <w:shd w:val="clear" w:color="auto" w:fill="D9D9D9"/>
          </w:tcPr>
          <w:p w14:paraId="2C697B64" w14:textId="77777777" w:rsidR="00F14ACB" w:rsidRPr="00734708" w:rsidRDefault="00F14ACB" w:rsidP="00734708">
            <w:pPr>
              <w:jc w:val="both"/>
              <w:rPr>
                <w:b/>
                <w:i/>
              </w:rPr>
            </w:pPr>
            <w:r w:rsidRPr="00734708">
              <w:rPr>
                <w:b/>
                <w:i/>
              </w:rPr>
              <w:t>Источник</w:t>
            </w:r>
          </w:p>
        </w:tc>
      </w:tr>
      <w:tr w:rsidR="0034772E" w:rsidRPr="00734708" w14:paraId="036F8F66" w14:textId="77777777" w:rsidTr="00B32C8D">
        <w:tc>
          <w:tcPr>
            <w:tcW w:w="3510" w:type="dxa"/>
            <w:shd w:val="clear" w:color="auto" w:fill="auto"/>
          </w:tcPr>
          <w:p w14:paraId="15AC414D" w14:textId="77777777" w:rsidR="0034772E" w:rsidRPr="00734708" w:rsidRDefault="00A35AB8" w:rsidP="00734708">
            <w:pPr>
              <w:jc w:val="both"/>
            </w:pPr>
            <w:r w:rsidRPr="00734708">
              <w:t>Общая площадь</w:t>
            </w:r>
            <w:r w:rsidR="00D83039" w:rsidRPr="00734708">
              <w:t>, кв.</w:t>
            </w:r>
            <w:r w:rsidR="002C565E" w:rsidRPr="00734708">
              <w:t> </w:t>
            </w:r>
            <w:r w:rsidR="00D83039" w:rsidRPr="00734708">
              <w:t>м</w:t>
            </w:r>
          </w:p>
        </w:tc>
        <w:tc>
          <w:tcPr>
            <w:tcW w:w="2870" w:type="dxa"/>
            <w:shd w:val="clear" w:color="auto" w:fill="auto"/>
          </w:tcPr>
          <w:p w14:paraId="0C51E8B0" w14:textId="77777777" w:rsidR="0034772E" w:rsidRPr="00734708" w:rsidRDefault="00A35AB8" w:rsidP="00734708">
            <w:pPr>
              <w:jc w:val="both"/>
            </w:pPr>
            <w:r w:rsidRPr="00734708">
              <w:t>59 480</w:t>
            </w:r>
          </w:p>
        </w:tc>
        <w:tc>
          <w:tcPr>
            <w:tcW w:w="3191" w:type="dxa"/>
            <w:shd w:val="clear" w:color="auto" w:fill="auto"/>
          </w:tcPr>
          <w:p w14:paraId="3D5866E1" w14:textId="77777777" w:rsidR="0034772E" w:rsidRPr="00734708" w:rsidRDefault="006B65FB" w:rsidP="006F7490">
            <w:pPr>
              <w:jc w:val="both"/>
            </w:pPr>
            <w:r w:rsidRPr="00734708">
              <w:t xml:space="preserve">В данном случае </w:t>
            </w:r>
            <w:r w:rsidR="006F7490">
              <w:t>технический</w:t>
            </w:r>
            <w:r w:rsidRPr="00734708">
              <w:t xml:space="preserve"> паспорт </w:t>
            </w:r>
          </w:p>
        </w:tc>
      </w:tr>
      <w:tr w:rsidR="00A35AB8" w:rsidRPr="00734708" w14:paraId="5C746AD2" w14:textId="77777777" w:rsidTr="00B32C8D">
        <w:tc>
          <w:tcPr>
            <w:tcW w:w="3510" w:type="dxa"/>
            <w:shd w:val="clear" w:color="auto" w:fill="auto"/>
          </w:tcPr>
          <w:p w14:paraId="69DCDE5F" w14:textId="77777777" w:rsidR="00A35AB8" w:rsidRPr="00734708" w:rsidRDefault="00A35AB8" w:rsidP="00734708">
            <w:pPr>
              <w:jc w:val="both"/>
            </w:pPr>
            <w:r w:rsidRPr="00734708">
              <w:t xml:space="preserve">Потенциальная </w:t>
            </w:r>
            <w:proofErr w:type="spellStart"/>
            <w:r w:rsidRPr="00734708">
              <w:t>арендопригодная</w:t>
            </w:r>
            <w:proofErr w:type="spellEnd"/>
            <w:r w:rsidRPr="00734708">
              <w:t xml:space="preserve"> площадь, кв.</w:t>
            </w:r>
            <w:r w:rsidR="002C565E" w:rsidRPr="00734708">
              <w:t> </w:t>
            </w:r>
            <w:r w:rsidRPr="00734708">
              <w:t>м</w:t>
            </w:r>
          </w:p>
        </w:tc>
        <w:tc>
          <w:tcPr>
            <w:tcW w:w="2870" w:type="dxa"/>
            <w:shd w:val="clear" w:color="auto" w:fill="auto"/>
          </w:tcPr>
          <w:p w14:paraId="594BC3B1" w14:textId="77777777" w:rsidR="00A35AB8" w:rsidRPr="00734708" w:rsidRDefault="00A35AB8" w:rsidP="00734708">
            <w:pPr>
              <w:jc w:val="both"/>
            </w:pPr>
            <w:r w:rsidRPr="00734708">
              <w:t>26 766</w:t>
            </w:r>
          </w:p>
        </w:tc>
        <w:tc>
          <w:tcPr>
            <w:tcW w:w="3191" w:type="dxa"/>
            <w:shd w:val="clear" w:color="auto" w:fill="auto"/>
          </w:tcPr>
          <w:p w14:paraId="4A9F4DB1" w14:textId="77777777" w:rsidR="00F14ACB" w:rsidRPr="00734708" w:rsidRDefault="00F14ACB" w:rsidP="00734708">
            <w:pPr>
              <w:jc w:val="both"/>
            </w:pPr>
            <w:r w:rsidRPr="00734708">
              <w:t>Реестр арендаторов и опросная форма</w:t>
            </w:r>
          </w:p>
        </w:tc>
      </w:tr>
      <w:tr w:rsidR="0034772E" w:rsidRPr="00734708" w14:paraId="1DF7FC0B" w14:textId="77777777" w:rsidTr="00B32C8D">
        <w:tc>
          <w:tcPr>
            <w:tcW w:w="3510" w:type="dxa"/>
            <w:shd w:val="clear" w:color="auto" w:fill="auto"/>
          </w:tcPr>
          <w:p w14:paraId="7932ED3A" w14:textId="77777777" w:rsidR="0034772E" w:rsidRPr="00734708" w:rsidRDefault="00D83039" w:rsidP="00734708">
            <w:pPr>
              <w:jc w:val="both"/>
            </w:pPr>
            <w:r w:rsidRPr="00734708">
              <w:t>Текущая площадь аренды, кв.</w:t>
            </w:r>
            <w:r w:rsidR="002C565E" w:rsidRPr="00734708">
              <w:t> </w:t>
            </w:r>
            <w:r w:rsidRPr="00734708">
              <w:t>м</w:t>
            </w:r>
          </w:p>
        </w:tc>
        <w:tc>
          <w:tcPr>
            <w:tcW w:w="2870" w:type="dxa"/>
            <w:shd w:val="clear" w:color="auto" w:fill="auto"/>
          </w:tcPr>
          <w:p w14:paraId="31C3BC56" w14:textId="77777777" w:rsidR="0034772E" w:rsidRPr="00734708" w:rsidRDefault="00A35AB8" w:rsidP="00734708">
            <w:pPr>
              <w:jc w:val="both"/>
            </w:pPr>
            <w:r w:rsidRPr="00734708">
              <w:t>26 766</w:t>
            </w:r>
          </w:p>
        </w:tc>
        <w:tc>
          <w:tcPr>
            <w:tcW w:w="3191" w:type="dxa"/>
            <w:shd w:val="clear" w:color="auto" w:fill="auto"/>
          </w:tcPr>
          <w:p w14:paraId="3D1D093B" w14:textId="77777777" w:rsidR="0034772E" w:rsidRPr="00734708" w:rsidRDefault="00F14ACB" w:rsidP="00734708">
            <w:pPr>
              <w:jc w:val="both"/>
            </w:pPr>
            <w:r w:rsidRPr="00734708">
              <w:t>Реестр арендаторов</w:t>
            </w:r>
          </w:p>
        </w:tc>
      </w:tr>
      <w:tr w:rsidR="0034772E" w:rsidRPr="00734708" w14:paraId="55FB4F42" w14:textId="77777777" w:rsidTr="00B32C8D">
        <w:tc>
          <w:tcPr>
            <w:tcW w:w="3510" w:type="dxa"/>
            <w:shd w:val="clear" w:color="auto" w:fill="auto"/>
          </w:tcPr>
          <w:p w14:paraId="4D8D0325" w14:textId="77777777" w:rsidR="0034772E" w:rsidRPr="00734708" w:rsidRDefault="00D83039" w:rsidP="00734708">
            <w:pPr>
              <w:jc w:val="both"/>
            </w:pPr>
            <w:proofErr w:type="spellStart"/>
            <w:r w:rsidRPr="00734708">
              <w:t>Коэф</w:t>
            </w:r>
            <w:proofErr w:type="spellEnd"/>
            <w:r w:rsidRPr="00734708">
              <w:t xml:space="preserve">. загрузки, % </w:t>
            </w:r>
          </w:p>
        </w:tc>
        <w:tc>
          <w:tcPr>
            <w:tcW w:w="2870" w:type="dxa"/>
            <w:shd w:val="clear" w:color="auto" w:fill="auto"/>
          </w:tcPr>
          <w:p w14:paraId="35BE716B" w14:textId="77777777" w:rsidR="0034772E" w:rsidRPr="00734708" w:rsidRDefault="00A35AB8" w:rsidP="00734708">
            <w:pPr>
              <w:jc w:val="both"/>
            </w:pPr>
            <w:r w:rsidRPr="00734708">
              <w:t>100%</w:t>
            </w:r>
          </w:p>
        </w:tc>
        <w:tc>
          <w:tcPr>
            <w:tcW w:w="3191" w:type="dxa"/>
            <w:shd w:val="clear" w:color="auto" w:fill="auto"/>
          </w:tcPr>
          <w:p w14:paraId="6611DA94" w14:textId="77777777" w:rsidR="0034772E" w:rsidRPr="00734708" w:rsidRDefault="00F14ACB" w:rsidP="00734708">
            <w:pPr>
              <w:jc w:val="both"/>
            </w:pPr>
            <w:r w:rsidRPr="00734708">
              <w:t xml:space="preserve">Фактические данные </w:t>
            </w:r>
          </w:p>
        </w:tc>
      </w:tr>
      <w:tr w:rsidR="00662EE5" w:rsidRPr="00734708" w14:paraId="50BEC0F9" w14:textId="77777777" w:rsidTr="0054274C">
        <w:tc>
          <w:tcPr>
            <w:tcW w:w="9571" w:type="dxa"/>
            <w:gridSpan w:val="3"/>
            <w:shd w:val="clear" w:color="auto" w:fill="D9D9D9"/>
          </w:tcPr>
          <w:p w14:paraId="251C7B9B" w14:textId="77777777" w:rsidR="00662EE5" w:rsidRPr="00734708" w:rsidRDefault="00662EE5" w:rsidP="00734708">
            <w:pPr>
              <w:jc w:val="both"/>
            </w:pPr>
            <w:r w:rsidRPr="00734708">
              <w:t>ДОХОДЫ</w:t>
            </w:r>
          </w:p>
        </w:tc>
      </w:tr>
      <w:tr w:rsidR="0034772E" w:rsidRPr="00734708" w14:paraId="141D8519" w14:textId="77777777" w:rsidTr="00B32C8D">
        <w:tc>
          <w:tcPr>
            <w:tcW w:w="3510" w:type="dxa"/>
            <w:shd w:val="clear" w:color="auto" w:fill="auto"/>
          </w:tcPr>
          <w:p w14:paraId="40FDFE3A" w14:textId="77777777" w:rsidR="0034772E" w:rsidRPr="00734708" w:rsidRDefault="00662EE5" w:rsidP="00734708">
            <w:pPr>
              <w:jc w:val="both"/>
            </w:pPr>
            <w:r w:rsidRPr="00734708">
              <w:t>Доход от базовой ставки аренды, руб. без НДС</w:t>
            </w:r>
          </w:p>
        </w:tc>
        <w:tc>
          <w:tcPr>
            <w:tcW w:w="2870" w:type="dxa"/>
            <w:shd w:val="clear" w:color="auto" w:fill="auto"/>
          </w:tcPr>
          <w:p w14:paraId="6B0ED4E1" w14:textId="77777777" w:rsidR="0034772E" w:rsidRPr="00734708" w:rsidRDefault="00A35AB8" w:rsidP="00734708">
            <w:pPr>
              <w:jc w:val="both"/>
            </w:pPr>
            <w:r w:rsidRPr="00734708">
              <w:t>630 825 383</w:t>
            </w:r>
          </w:p>
        </w:tc>
        <w:tc>
          <w:tcPr>
            <w:tcW w:w="3191" w:type="dxa"/>
            <w:shd w:val="clear" w:color="auto" w:fill="auto"/>
          </w:tcPr>
          <w:p w14:paraId="3309A577" w14:textId="77777777" w:rsidR="0034772E" w:rsidRPr="00734708" w:rsidRDefault="00F14ACB" w:rsidP="00734708">
            <w:pPr>
              <w:jc w:val="both"/>
            </w:pPr>
            <w:r w:rsidRPr="00734708">
              <w:t>Д</w:t>
            </w:r>
            <w:r w:rsidR="00190944" w:rsidRPr="00734708">
              <w:t>оговора аренды</w:t>
            </w:r>
            <w:r w:rsidR="00D65F1F" w:rsidRPr="00734708">
              <w:t>, реестр арендаторов</w:t>
            </w:r>
          </w:p>
        </w:tc>
      </w:tr>
      <w:tr w:rsidR="00C0107D" w:rsidRPr="00734708" w14:paraId="60FC5E8E" w14:textId="77777777" w:rsidTr="00B32C8D">
        <w:tc>
          <w:tcPr>
            <w:tcW w:w="3510" w:type="dxa"/>
            <w:shd w:val="clear" w:color="auto" w:fill="auto"/>
          </w:tcPr>
          <w:p w14:paraId="4B87D2C5" w14:textId="77777777" w:rsidR="00C0107D" w:rsidRPr="00734708" w:rsidRDefault="00C0107D" w:rsidP="00734708">
            <w:pPr>
              <w:jc w:val="both"/>
            </w:pPr>
            <w:r w:rsidRPr="00734708">
              <w:t>Базовая ставка аренды 1 кв.</w:t>
            </w:r>
            <w:r w:rsidR="002C565E" w:rsidRPr="00734708">
              <w:t> </w:t>
            </w:r>
            <w:r w:rsidRPr="00734708">
              <w:t>м, руб. без НДС</w:t>
            </w:r>
          </w:p>
        </w:tc>
        <w:tc>
          <w:tcPr>
            <w:tcW w:w="2870" w:type="dxa"/>
            <w:shd w:val="clear" w:color="auto" w:fill="auto"/>
          </w:tcPr>
          <w:p w14:paraId="34AD9C5E" w14:textId="77777777" w:rsidR="00C0107D" w:rsidRPr="00734708" w:rsidRDefault="00190944" w:rsidP="00734708">
            <w:pPr>
              <w:jc w:val="both"/>
            </w:pPr>
            <w:r w:rsidRPr="00734708">
              <w:t>23 568</w:t>
            </w:r>
          </w:p>
        </w:tc>
        <w:tc>
          <w:tcPr>
            <w:tcW w:w="3191" w:type="dxa"/>
            <w:shd w:val="clear" w:color="auto" w:fill="auto"/>
          </w:tcPr>
          <w:p w14:paraId="0354A2F6" w14:textId="77777777" w:rsidR="00C0107D" w:rsidRPr="00734708" w:rsidRDefault="00F14ACB" w:rsidP="00734708">
            <w:pPr>
              <w:jc w:val="both"/>
            </w:pPr>
            <w:r w:rsidRPr="00734708">
              <w:t>Расчетная величина: отношение дохода от базовой ставки аренды к сданной в аренду площади</w:t>
            </w:r>
          </w:p>
        </w:tc>
      </w:tr>
      <w:tr w:rsidR="0034772E" w:rsidRPr="00734708" w14:paraId="63CB74F5" w14:textId="77777777" w:rsidTr="00B32C8D">
        <w:tc>
          <w:tcPr>
            <w:tcW w:w="3510" w:type="dxa"/>
            <w:shd w:val="clear" w:color="auto" w:fill="auto"/>
          </w:tcPr>
          <w:p w14:paraId="4CC4475A" w14:textId="77777777" w:rsidR="0034772E" w:rsidRPr="00734708" w:rsidRDefault="00662EE5" w:rsidP="00734708">
            <w:pPr>
              <w:jc w:val="both"/>
            </w:pPr>
            <w:r w:rsidRPr="00734708">
              <w:t>Доход от эксплуатации</w:t>
            </w:r>
            <w:r w:rsidR="00F14ACB" w:rsidRPr="00734708">
              <w:t>, возмещаемой арендаторами</w:t>
            </w:r>
            <w:r w:rsidRPr="00734708">
              <w:t>, руб. без НДС</w:t>
            </w:r>
          </w:p>
        </w:tc>
        <w:tc>
          <w:tcPr>
            <w:tcW w:w="2870" w:type="dxa"/>
            <w:shd w:val="clear" w:color="auto" w:fill="auto"/>
          </w:tcPr>
          <w:p w14:paraId="20F22967" w14:textId="77777777" w:rsidR="0034772E" w:rsidRPr="00734708" w:rsidRDefault="00190944" w:rsidP="00734708">
            <w:pPr>
              <w:jc w:val="both"/>
            </w:pPr>
            <w:r w:rsidRPr="00734708">
              <w:t>64 606 397</w:t>
            </w:r>
          </w:p>
        </w:tc>
        <w:tc>
          <w:tcPr>
            <w:tcW w:w="3191" w:type="dxa"/>
            <w:shd w:val="clear" w:color="auto" w:fill="auto"/>
          </w:tcPr>
          <w:p w14:paraId="052B28DE" w14:textId="77777777" w:rsidR="0034772E" w:rsidRPr="00734708" w:rsidRDefault="00F14ACB" w:rsidP="00734708">
            <w:pPr>
              <w:jc w:val="both"/>
            </w:pPr>
            <w:r w:rsidRPr="00734708">
              <w:t>Договора аренды</w:t>
            </w:r>
            <w:r w:rsidR="00D65F1F" w:rsidRPr="00734708">
              <w:t>, реестр арендаторов</w:t>
            </w:r>
          </w:p>
        </w:tc>
      </w:tr>
      <w:tr w:rsidR="00190944" w:rsidRPr="00734708" w14:paraId="32676EEB" w14:textId="77777777" w:rsidTr="00B32C8D">
        <w:tc>
          <w:tcPr>
            <w:tcW w:w="3510" w:type="dxa"/>
            <w:shd w:val="clear" w:color="auto" w:fill="auto"/>
          </w:tcPr>
          <w:p w14:paraId="0F52D092" w14:textId="77777777" w:rsidR="00190944" w:rsidRPr="00734708" w:rsidRDefault="00190944" w:rsidP="00734708">
            <w:pPr>
              <w:jc w:val="both"/>
            </w:pPr>
            <w:r w:rsidRPr="00734708">
              <w:t>Доход от маркетингового сбора, руб. без НДС</w:t>
            </w:r>
          </w:p>
        </w:tc>
        <w:tc>
          <w:tcPr>
            <w:tcW w:w="2870" w:type="dxa"/>
            <w:shd w:val="clear" w:color="auto" w:fill="auto"/>
          </w:tcPr>
          <w:p w14:paraId="77182449" w14:textId="77777777" w:rsidR="00190944" w:rsidRPr="00734708" w:rsidRDefault="00190944" w:rsidP="00734708">
            <w:pPr>
              <w:jc w:val="both"/>
            </w:pPr>
            <w:r w:rsidRPr="00734708">
              <w:t>8 006 607</w:t>
            </w:r>
          </w:p>
        </w:tc>
        <w:tc>
          <w:tcPr>
            <w:tcW w:w="3191" w:type="dxa"/>
            <w:shd w:val="clear" w:color="auto" w:fill="auto"/>
          </w:tcPr>
          <w:p w14:paraId="74350E03" w14:textId="77777777" w:rsidR="00190944" w:rsidRPr="00734708" w:rsidRDefault="00D65F1F" w:rsidP="00734708">
            <w:pPr>
              <w:jc w:val="both"/>
            </w:pPr>
            <w:r w:rsidRPr="00734708">
              <w:t>Договора аренды, реестр арендаторов</w:t>
            </w:r>
          </w:p>
        </w:tc>
      </w:tr>
      <w:tr w:rsidR="0034772E" w:rsidRPr="00734708" w14:paraId="2C1CC03F" w14:textId="77777777" w:rsidTr="00B32C8D">
        <w:tc>
          <w:tcPr>
            <w:tcW w:w="3510" w:type="dxa"/>
            <w:shd w:val="clear" w:color="auto" w:fill="auto"/>
          </w:tcPr>
          <w:p w14:paraId="45170184" w14:textId="77777777" w:rsidR="0034772E" w:rsidRPr="00734708" w:rsidRDefault="00662EE5" w:rsidP="00734708">
            <w:pPr>
              <w:jc w:val="both"/>
            </w:pPr>
            <w:r w:rsidRPr="00734708">
              <w:t>Доход</w:t>
            </w:r>
            <w:r w:rsidR="00F14ACB" w:rsidRPr="00734708">
              <w:t xml:space="preserve"> от</w:t>
            </w:r>
            <w:r w:rsidRPr="00734708">
              <w:t xml:space="preserve"> возмещения коммунальных расходов, руб. без НДС</w:t>
            </w:r>
          </w:p>
        </w:tc>
        <w:tc>
          <w:tcPr>
            <w:tcW w:w="2870" w:type="dxa"/>
            <w:shd w:val="clear" w:color="auto" w:fill="auto"/>
          </w:tcPr>
          <w:p w14:paraId="1EA1FE1F" w14:textId="77777777" w:rsidR="0034772E" w:rsidRPr="00734708" w:rsidRDefault="00190944" w:rsidP="00734708">
            <w:pPr>
              <w:jc w:val="both"/>
            </w:pPr>
            <w:r w:rsidRPr="00734708">
              <w:t>39 159 584</w:t>
            </w:r>
          </w:p>
        </w:tc>
        <w:tc>
          <w:tcPr>
            <w:tcW w:w="3191" w:type="dxa"/>
            <w:shd w:val="clear" w:color="auto" w:fill="auto"/>
          </w:tcPr>
          <w:p w14:paraId="479EA495" w14:textId="77777777" w:rsidR="0034772E" w:rsidRPr="00734708" w:rsidRDefault="00F14ACB" w:rsidP="00734708">
            <w:pPr>
              <w:jc w:val="both"/>
            </w:pPr>
            <w:r w:rsidRPr="00734708">
              <w:t>Данные собственника ТЦ</w:t>
            </w:r>
          </w:p>
        </w:tc>
      </w:tr>
      <w:tr w:rsidR="00F14ACB" w:rsidRPr="00734708" w14:paraId="186618AF" w14:textId="77777777" w:rsidTr="00B32C8D">
        <w:tc>
          <w:tcPr>
            <w:tcW w:w="3510" w:type="dxa"/>
            <w:shd w:val="clear" w:color="auto" w:fill="auto"/>
          </w:tcPr>
          <w:p w14:paraId="6607FBBD" w14:textId="77777777" w:rsidR="00F14ACB" w:rsidRPr="00734708" w:rsidRDefault="00F14ACB" w:rsidP="00734708">
            <w:pPr>
              <w:jc w:val="both"/>
            </w:pPr>
            <w:r w:rsidRPr="00734708">
              <w:t>Доход от парковки, руб. без НДС</w:t>
            </w:r>
          </w:p>
        </w:tc>
        <w:tc>
          <w:tcPr>
            <w:tcW w:w="2870" w:type="dxa"/>
            <w:shd w:val="clear" w:color="auto" w:fill="auto"/>
          </w:tcPr>
          <w:p w14:paraId="5B516D1B" w14:textId="77777777" w:rsidR="00F14ACB" w:rsidRPr="00734708" w:rsidRDefault="00F14ACB" w:rsidP="00734708">
            <w:pPr>
              <w:jc w:val="both"/>
            </w:pPr>
            <w:r w:rsidRPr="00734708">
              <w:t>8 114 800</w:t>
            </w:r>
          </w:p>
        </w:tc>
        <w:tc>
          <w:tcPr>
            <w:tcW w:w="3191" w:type="dxa"/>
            <w:shd w:val="clear" w:color="auto" w:fill="auto"/>
          </w:tcPr>
          <w:p w14:paraId="5DD390C7" w14:textId="77777777" w:rsidR="00F14ACB" w:rsidRPr="00734708" w:rsidRDefault="00F14ACB" w:rsidP="00734708">
            <w:pPr>
              <w:jc w:val="both"/>
            </w:pPr>
            <w:r w:rsidRPr="00734708">
              <w:t>Данные собственника ТЦ</w:t>
            </w:r>
          </w:p>
        </w:tc>
      </w:tr>
      <w:tr w:rsidR="00F14ACB" w:rsidRPr="00734708" w14:paraId="36A95C0B" w14:textId="77777777" w:rsidTr="00B32C8D">
        <w:tc>
          <w:tcPr>
            <w:tcW w:w="3510" w:type="dxa"/>
            <w:shd w:val="clear" w:color="auto" w:fill="auto"/>
          </w:tcPr>
          <w:p w14:paraId="1FCDA4C1" w14:textId="77777777" w:rsidR="00F14ACB" w:rsidRPr="00734708" w:rsidRDefault="00F14ACB" w:rsidP="00734708">
            <w:pPr>
              <w:jc w:val="both"/>
            </w:pPr>
            <w:r w:rsidRPr="00734708">
              <w:t>Прочие доходы, руб. без НДС</w:t>
            </w:r>
          </w:p>
        </w:tc>
        <w:tc>
          <w:tcPr>
            <w:tcW w:w="2870" w:type="dxa"/>
            <w:shd w:val="clear" w:color="auto" w:fill="auto"/>
          </w:tcPr>
          <w:p w14:paraId="2F3635EA" w14:textId="77777777" w:rsidR="00F14ACB" w:rsidRPr="00734708" w:rsidRDefault="00F14ACB" w:rsidP="00734708">
            <w:pPr>
              <w:jc w:val="both"/>
            </w:pPr>
            <w:r w:rsidRPr="00734708">
              <w:t>11 022 012</w:t>
            </w:r>
          </w:p>
        </w:tc>
        <w:tc>
          <w:tcPr>
            <w:tcW w:w="3191" w:type="dxa"/>
            <w:shd w:val="clear" w:color="auto" w:fill="auto"/>
          </w:tcPr>
          <w:p w14:paraId="4DBF1585" w14:textId="77777777" w:rsidR="00F14ACB" w:rsidRPr="00734708" w:rsidRDefault="00F14ACB" w:rsidP="00734708">
            <w:pPr>
              <w:jc w:val="both"/>
            </w:pPr>
            <w:r w:rsidRPr="00734708">
              <w:t>Данные собственника ТЦ</w:t>
            </w:r>
          </w:p>
        </w:tc>
      </w:tr>
      <w:tr w:rsidR="00F14ACB" w:rsidRPr="00734708" w14:paraId="5AFF06C7" w14:textId="77777777" w:rsidTr="00B32C8D">
        <w:tc>
          <w:tcPr>
            <w:tcW w:w="3510" w:type="dxa"/>
            <w:shd w:val="clear" w:color="auto" w:fill="auto"/>
          </w:tcPr>
          <w:p w14:paraId="1A3CEBD6" w14:textId="77777777" w:rsidR="00F14ACB" w:rsidRPr="00734708" w:rsidRDefault="00F14ACB" w:rsidP="00734708">
            <w:pPr>
              <w:jc w:val="both"/>
            </w:pPr>
            <w:r w:rsidRPr="00734708">
              <w:t>Итого доходы:</w:t>
            </w:r>
          </w:p>
        </w:tc>
        <w:tc>
          <w:tcPr>
            <w:tcW w:w="2870" w:type="dxa"/>
            <w:shd w:val="clear" w:color="auto" w:fill="auto"/>
          </w:tcPr>
          <w:p w14:paraId="2E30426A" w14:textId="77777777" w:rsidR="00F14ACB" w:rsidRPr="00734708" w:rsidRDefault="00F14ACB" w:rsidP="00734708">
            <w:pPr>
              <w:jc w:val="both"/>
            </w:pPr>
            <w:r w:rsidRPr="00734708">
              <w:t>761 73</w:t>
            </w:r>
            <w:r w:rsidR="00C9562C" w:rsidRPr="00734708">
              <w:t>4</w:t>
            </w:r>
            <w:r w:rsidRPr="00734708">
              <w:t xml:space="preserve"> 78</w:t>
            </w:r>
            <w:r w:rsidR="00C9562C" w:rsidRPr="00734708">
              <w:t>3</w:t>
            </w:r>
          </w:p>
        </w:tc>
        <w:tc>
          <w:tcPr>
            <w:tcW w:w="3191" w:type="dxa"/>
            <w:shd w:val="clear" w:color="auto" w:fill="auto"/>
          </w:tcPr>
          <w:p w14:paraId="0C70B5E7" w14:textId="77777777" w:rsidR="00F14ACB" w:rsidRPr="00734708" w:rsidRDefault="00F14ACB" w:rsidP="00734708">
            <w:pPr>
              <w:jc w:val="both"/>
            </w:pPr>
            <w:r w:rsidRPr="00734708">
              <w:t>Сумма всех доходов</w:t>
            </w:r>
          </w:p>
        </w:tc>
      </w:tr>
      <w:tr w:rsidR="00F14ACB" w:rsidRPr="00734708" w14:paraId="06677220" w14:textId="77777777" w:rsidTr="0054274C">
        <w:tc>
          <w:tcPr>
            <w:tcW w:w="9571" w:type="dxa"/>
            <w:gridSpan w:val="3"/>
            <w:shd w:val="clear" w:color="auto" w:fill="D9D9D9"/>
          </w:tcPr>
          <w:p w14:paraId="04B3F26A" w14:textId="77777777" w:rsidR="00F14ACB" w:rsidRPr="00734708" w:rsidRDefault="00F14ACB" w:rsidP="00734708">
            <w:pPr>
              <w:jc w:val="both"/>
            </w:pPr>
            <w:r w:rsidRPr="00734708">
              <w:t>РАСХОДЫ</w:t>
            </w:r>
          </w:p>
        </w:tc>
      </w:tr>
      <w:tr w:rsidR="00F14ACB" w:rsidRPr="00734708" w14:paraId="52968C3E" w14:textId="77777777" w:rsidTr="00B32C8D">
        <w:tc>
          <w:tcPr>
            <w:tcW w:w="3510" w:type="dxa"/>
            <w:shd w:val="clear" w:color="auto" w:fill="auto"/>
          </w:tcPr>
          <w:p w14:paraId="4991F025" w14:textId="77777777" w:rsidR="00F14ACB" w:rsidRPr="00734708" w:rsidRDefault="00F14ACB" w:rsidP="00734708">
            <w:pPr>
              <w:jc w:val="both"/>
            </w:pPr>
            <w:r w:rsidRPr="00734708">
              <w:lastRenderedPageBreak/>
              <w:t>Общая величина расходов по эксплуатации торгового центра (вкл. коммунальные расходы), руб. без НДС</w:t>
            </w:r>
          </w:p>
        </w:tc>
        <w:tc>
          <w:tcPr>
            <w:tcW w:w="2870" w:type="dxa"/>
            <w:shd w:val="clear" w:color="auto" w:fill="auto"/>
          </w:tcPr>
          <w:p w14:paraId="7EB68FF5" w14:textId="77777777" w:rsidR="00F14ACB" w:rsidRPr="00734708" w:rsidRDefault="00F14ACB" w:rsidP="00734708">
            <w:pPr>
              <w:jc w:val="both"/>
            </w:pPr>
            <w:r w:rsidRPr="00734708">
              <w:t>110 632 800</w:t>
            </w:r>
          </w:p>
        </w:tc>
        <w:tc>
          <w:tcPr>
            <w:tcW w:w="3191" w:type="dxa"/>
            <w:shd w:val="clear" w:color="auto" w:fill="auto"/>
          </w:tcPr>
          <w:p w14:paraId="3CBDA603" w14:textId="77777777" w:rsidR="00F14ACB" w:rsidRPr="00734708" w:rsidRDefault="00F14ACB" w:rsidP="00734708">
            <w:pPr>
              <w:jc w:val="both"/>
            </w:pPr>
            <w:r w:rsidRPr="00734708">
              <w:t>Информация предоставлена собственником ТЦ</w:t>
            </w:r>
          </w:p>
        </w:tc>
      </w:tr>
      <w:tr w:rsidR="00F14ACB" w:rsidRPr="00734708" w14:paraId="373C888D" w14:textId="77777777" w:rsidTr="00B32C8D">
        <w:tc>
          <w:tcPr>
            <w:tcW w:w="3510" w:type="dxa"/>
            <w:shd w:val="clear" w:color="auto" w:fill="auto"/>
          </w:tcPr>
          <w:p w14:paraId="748F077A" w14:textId="77777777" w:rsidR="00F14ACB" w:rsidRPr="00734708" w:rsidRDefault="00F14ACB" w:rsidP="00734708">
            <w:pPr>
              <w:jc w:val="both"/>
            </w:pPr>
            <w:r w:rsidRPr="00734708">
              <w:t>Общая величина расходов по эксплуатации торгового центра (вкл. коммунальные расходы), руб. без НДС на 1 кв.</w:t>
            </w:r>
            <w:r w:rsidR="002C565E" w:rsidRPr="00734708">
              <w:t> </w:t>
            </w:r>
            <w:r w:rsidRPr="00734708">
              <w:t>м общей площади</w:t>
            </w:r>
          </w:p>
        </w:tc>
        <w:tc>
          <w:tcPr>
            <w:tcW w:w="2870" w:type="dxa"/>
            <w:shd w:val="clear" w:color="auto" w:fill="auto"/>
          </w:tcPr>
          <w:p w14:paraId="2E1ED52C" w14:textId="77777777" w:rsidR="00F14ACB" w:rsidRPr="00734708" w:rsidRDefault="00F14ACB" w:rsidP="00734708">
            <w:pPr>
              <w:jc w:val="both"/>
            </w:pPr>
            <w:r w:rsidRPr="00734708">
              <w:t>1860</w:t>
            </w:r>
          </w:p>
        </w:tc>
        <w:tc>
          <w:tcPr>
            <w:tcW w:w="3191" w:type="dxa"/>
            <w:shd w:val="clear" w:color="auto" w:fill="auto"/>
          </w:tcPr>
          <w:p w14:paraId="6FE4CA94" w14:textId="77777777" w:rsidR="00F14ACB" w:rsidRPr="00734708" w:rsidRDefault="00F14ACB" w:rsidP="00734708">
            <w:pPr>
              <w:jc w:val="both"/>
            </w:pPr>
            <w:r w:rsidRPr="00734708">
              <w:t>Расчетная величина: отношение общей величины расходов по эксплуатации к общей площади ТЦ</w:t>
            </w:r>
          </w:p>
        </w:tc>
      </w:tr>
      <w:tr w:rsidR="00F14ACB" w:rsidRPr="00734708" w14:paraId="0778BB6C" w14:textId="77777777" w:rsidTr="0054274C">
        <w:tc>
          <w:tcPr>
            <w:tcW w:w="9571" w:type="dxa"/>
            <w:gridSpan w:val="3"/>
            <w:shd w:val="clear" w:color="auto" w:fill="D9D9D9"/>
          </w:tcPr>
          <w:p w14:paraId="284F5B92" w14:textId="77777777" w:rsidR="00F14ACB" w:rsidRPr="00734708" w:rsidRDefault="002C565E" w:rsidP="00734708">
            <w:pPr>
              <w:jc w:val="both"/>
            </w:pPr>
            <w:r w:rsidRPr="00734708">
              <w:t>Чистый операционный доход (</w:t>
            </w:r>
            <w:r w:rsidR="00F14ACB" w:rsidRPr="00734708">
              <w:t>ЧОД</w:t>
            </w:r>
            <w:r w:rsidRPr="00734708">
              <w:t>)</w:t>
            </w:r>
          </w:p>
        </w:tc>
      </w:tr>
      <w:tr w:rsidR="00F14ACB" w:rsidRPr="00734708" w14:paraId="1888482D" w14:textId="77777777" w:rsidTr="00B32C8D">
        <w:tc>
          <w:tcPr>
            <w:tcW w:w="3510" w:type="dxa"/>
            <w:shd w:val="clear" w:color="auto" w:fill="auto"/>
          </w:tcPr>
          <w:p w14:paraId="3DBAC75F" w14:textId="77777777" w:rsidR="00F14ACB" w:rsidRPr="00734708" w:rsidRDefault="00F14ACB" w:rsidP="00734708">
            <w:pPr>
              <w:jc w:val="both"/>
            </w:pPr>
            <w:r w:rsidRPr="00734708">
              <w:t>ЧОД</w:t>
            </w:r>
          </w:p>
        </w:tc>
        <w:tc>
          <w:tcPr>
            <w:tcW w:w="2870" w:type="dxa"/>
            <w:shd w:val="clear" w:color="auto" w:fill="auto"/>
          </w:tcPr>
          <w:p w14:paraId="417F56A3" w14:textId="77777777" w:rsidR="00F14ACB" w:rsidRPr="00734708" w:rsidRDefault="00F14ACB" w:rsidP="00734708">
            <w:pPr>
              <w:jc w:val="both"/>
            </w:pPr>
            <w:r w:rsidRPr="00734708">
              <w:t>651 100 984</w:t>
            </w:r>
          </w:p>
        </w:tc>
        <w:tc>
          <w:tcPr>
            <w:tcW w:w="3191" w:type="dxa"/>
            <w:shd w:val="clear" w:color="auto" w:fill="auto"/>
          </w:tcPr>
          <w:p w14:paraId="4D2B7DDC" w14:textId="77777777" w:rsidR="00F14ACB" w:rsidRPr="00734708" w:rsidRDefault="00F14ACB" w:rsidP="00734708">
            <w:pPr>
              <w:jc w:val="both"/>
            </w:pPr>
            <w:r w:rsidRPr="00734708">
              <w:t>Сумма всех доходов минус расходы</w:t>
            </w:r>
          </w:p>
        </w:tc>
      </w:tr>
      <w:tr w:rsidR="00F14ACB" w:rsidRPr="00734708" w14:paraId="1B875406" w14:textId="77777777" w:rsidTr="00B32C8D">
        <w:tc>
          <w:tcPr>
            <w:tcW w:w="3510" w:type="dxa"/>
            <w:shd w:val="clear" w:color="auto" w:fill="auto"/>
          </w:tcPr>
          <w:p w14:paraId="3F45A55D" w14:textId="77777777" w:rsidR="00F14ACB" w:rsidRPr="00734708" w:rsidRDefault="00F14ACB" w:rsidP="00734708">
            <w:pPr>
              <w:jc w:val="both"/>
            </w:pPr>
            <w:r w:rsidRPr="00734708">
              <w:t>ЧОД на 1 кв.</w:t>
            </w:r>
            <w:r w:rsidR="002C565E" w:rsidRPr="00734708">
              <w:t> </w:t>
            </w:r>
            <w:r w:rsidRPr="00734708">
              <w:t>м (</w:t>
            </w:r>
            <w:r w:rsidRPr="00734708">
              <w:rPr>
                <w:u w:val="single"/>
              </w:rPr>
              <w:t>чистая</w:t>
            </w:r>
            <w:r w:rsidR="00F97647" w:rsidRPr="00734708">
              <w:rPr>
                <w:u w:val="single"/>
              </w:rPr>
              <w:t xml:space="preserve"> средневзвешенная</w:t>
            </w:r>
            <w:r w:rsidRPr="00734708">
              <w:rPr>
                <w:u w:val="single"/>
              </w:rPr>
              <w:t xml:space="preserve"> ставка аренды</w:t>
            </w:r>
            <w:r w:rsidRPr="00734708">
              <w:t>), руб. без НДС</w:t>
            </w:r>
          </w:p>
        </w:tc>
        <w:tc>
          <w:tcPr>
            <w:tcW w:w="2870" w:type="dxa"/>
            <w:shd w:val="clear" w:color="auto" w:fill="auto"/>
          </w:tcPr>
          <w:p w14:paraId="6DE5B168" w14:textId="77777777" w:rsidR="00F14ACB" w:rsidRPr="00734708" w:rsidRDefault="00C9562C" w:rsidP="00734708">
            <w:pPr>
              <w:jc w:val="both"/>
            </w:pPr>
            <w:r w:rsidRPr="00734708">
              <w:t>24 326</w:t>
            </w:r>
          </w:p>
        </w:tc>
        <w:tc>
          <w:tcPr>
            <w:tcW w:w="3191" w:type="dxa"/>
            <w:shd w:val="clear" w:color="auto" w:fill="auto"/>
          </w:tcPr>
          <w:p w14:paraId="1FD3CDB5" w14:textId="77777777" w:rsidR="00F14ACB" w:rsidRPr="00734708" w:rsidRDefault="00F14ACB" w:rsidP="00734708">
            <w:pPr>
              <w:jc w:val="both"/>
            </w:pPr>
            <w:r w:rsidRPr="00734708">
              <w:t>Расчетная величина: отношение ЧОД к сданной в аренду площади</w:t>
            </w:r>
          </w:p>
        </w:tc>
      </w:tr>
    </w:tbl>
    <w:p w14:paraId="31AF37A8" w14:textId="77777777" w:rsidR="00C425F0" w:rsidRPr="00C21720" w:rsidRDefault="00A06C87" w:rsidP="00C425F0">
      <w:pPr>
        <w:spacing w:before="120" w:after="120"/>
        <w:ind w:firstLine="567"/>
        <w:jc w:val="both"/>
      </w:pPr>
      <w:r w:rsidRPr="00C21720">
        <w:t>Для ситуаций, когда ТЦ недавно введен в эксплуатацию, при расчете дохода от объекта не должны учитываться положительные потоки от возврата НДС</w:t>
      </w:r>
      <w:r w:rsidR="00E51F90" w:rsidRPr="00C21720">
        <w:t xml:space="preserve"> от строительных затрат</w:t>
      </w:r>
      <w:r w:rsidRPr="00C21720">
        <w:t>, накопленного на стадии строительства.  Такие потоки представляют собой компенсацию НДС застройщику и в случае продажи ТЦ как объекта недвижимости не смогут быть получены новым собственником.</w:t>
      </w:r>
    </w:p>
    <w:p w14:paraId="29F6FAD4" w14:textId="77777777" w:rsidR="0071621F" w:rsidRPr="00734708" w:rsidRDefault="00496514" w:rsidP="00734708">
      <w:pPr>
        <w:pStyle w:val="3"/>
        <w:numPr>
          <w:ilvl w:val="2"/>
          <w:numId w:val="33"/>
        </w:numPr>
        <w:spacing w:before="120" w:after="120"/>
        <w:ind w:left="0" w:firstLine="567"/>
        <w:rPr>
          <w:szCs w:val="24"/>
        </w:rPr>
      </w:pPr>
      <w:bookmarkStart w:id="3243" w:name="_Toc510092331"/>
      <w:r w:rsidRPr="00734708">
        <w:rPr>
          <w:szCs w:val="24"/>
        </w:rPr>
        <w:t>Анализ расходов</w:t>
      </w:r>
      <w:bookmarkEnd w:id="3243"/>
    </w:p>
    <w:p w14:paraId="030165D8" w14:textId="77777777" w:rsidR="003A568A" w:rsidRPr="00734708" w:rsidRDefault="003A568A" w:rsidP="00734708">
      <w:pPr>
        <w:spacing w:before="120" w:after="120"/>
        <w:ind w:firstLine="567"/>
        <w:jc w:val="both"/>
      </w:pPr>
      <w:r w:rsidRPr="00734708">
        <w:t>Перед анализом адекватности чистой</w:t>
      </w:r>
      <w:r w:rsidR="00F97647" w:rsidRPr="00734708">
        <w:t xml:space="preserve"> средневзвешенной</w:t>
      </w:r>
      <w:r w:rsidRPr="00734708">
        <w:t xml:space="preserve"> ставки аренды по торговому комплексу необходимо  проанализировать  информацию о расходах.</w:t>
      </w:r>
    </w:p>
    <w:p w14:paraId="67ACC63D" w14:textId="77777777" w:rsidR="00F97647" w:rsidRPr="00734708" w:rsidRDefault="00496514" w:rsidP="00734708">
      <w:pPr>
        <w:spacing w:before="120" w:after="120"/>
        <w:ind w:firstLine="567"/>
        <w:jc w:val="both"/>
      </w:pPr>
      <w:r w:rsidRPr="00734708">
        <w:t xml:space="preserve">Необходимо отметить, что в настоящее время отсутствует аналитическая информация, которая позволяет делать объективные выводы </w:t>
      </w:r>
      <w:r w:rsidR="00F97647" w:rsidRPr="00734708">
        <w:t>относительно</w:t>
      </w:r>
      <w:r w:rsidRPr="00734708">
        <w:t xml:space="preserve"> затрат, которые собственник торгового центра </w:t>
      </w:r>
      <w:r w:rsidR="00E41A9A" w:rsidRPr="00734708">
        <w:t xml:space="preserve">несет при эксплуатации торгового центра. </w:t>
      </w:r>
      <w:r w:rsidR="00F97647" w:rsidRPr="00734708">
        <w:t xml:space="preserve"> </w:t>
      </w:r>
      <w:r w:rsidR="00E41A9A" w:rsidRPr="00734708">
        <w:t>Поэтому производить проверку адекватности затрат, которые предоставляет собственник здания</w:t>
      </w:r>
      <w:r w:rsidR="003A568A" w:rsidRPr="00734708">
        <w:t>,</w:t>
      </w:r>
      <w:r w:rsidR="00E41A9A" w:rsidRPr="00734708">
        <w:t xml:space="preserve"> затруднительно. </w:t>
      </w:r>
    </w:p>
    <w:p w14:paraId="6A3E09E5" w14:textId="77777777" w:rsidR="00E41A9A" w:rsidRPr="00734708" w:rsidRDefault="00E41A9A" w:rsidP="00734708">
      <w:pPr>
        <w:spacing w:before="120" w:after="120"/>
        <w:ind w:firstLine="567"/>
        <w:jc w:val="both"/>
      </w:pPr>
      <w:r w:rsidRPr="00734708">
        <w:t>Рекомендуе</w:t>
      </w:r>
      <w:r w:rsidR="00DB3A51" w:rsidRPr="00734708">
        <w:t>м</w:t>
      </w:r>
      <w:r w:rsidRPr="00734708">
        <w:t xml:space="preserve"> собирать и систематизировать всю информацию, которая поступает от собственников торговых центров по </w:t>
      </w:r>
      <w:r w:rsidR="00050000" w:rsidRPr="00734708">
        <w:t xml:space="preserve">их эксплуатации. </w:t>
      </w:r>
      <w:r w:rsidR="00305BCF" w:rsidRPr="00734708">
        <w:t xml:space="preserve">По нашим данным в настоящее время </w:t>
      </w:r>
      <w:r w:rsidR="003A568A" w:rsidRPr="00734708">
        <w:t xml:space="preserve">диапазон всех расходов по торговому центру находится в диапазоне </w:t>
      </w:r>
      <w:r w:rsidR="00482483" w:rsidRPr="00734708">
        <w:t>2 700 – 4</w:t>
      </w:r>
      <w:r w:rsidR="00C21A37" w:rsidRPr="00734708">
        <w:t> </w:t>
      </w:r>
      <w:r w:rsidR="00482483" w:rsidRPr="00734708">
        <w:t>300</w:t>
      </w:r>
      <w:r w:rsidR="003A568A" w:rsidRPr="00734708">
        <w:t xml:space="preserve"> </w:t>
      </w:r>
      <w:r w:rsidR="00482483" w:rsidRPr="00734708">
        <w:t xml:space="preserve">руб. </w:t>
      </w:r>
      <w:r w:rsidR="003A568A" w:rsidRPr="00734708">
        <w:t xml:space="preserve">без учета НДС на </w:t>
      </w:r>
      <w:r w:rsidR="00482483" w:rsidRPr="00734708">
        <w:t>1 кв.</w:t>
      </w:r>
      <w:r w:rsidR="00C21A37" w:rsidRPr="00734708">
        <w:t> </w:t>
      </w:r>
      <w:r w:rsidR="00482483" w:rsidRPr="00734708">
        <w:t xml:space="preserve">м </w:t>
      </w:r>
      <w:r w:rsidR="003A568A" w:rsidRPr="00734708">
        <w:t>общ</w:t>
      </w:r>
      <w:r w:rsidR="00482483" w:rsidRPr="00734708">
        <w:t xml:space="preserve">ей </w:t>
      </w:r>
      <w:r w:rsidR="003A568A" w:rsidRPr="00734708">
        <w:t>площад</w:t>
      </w:r>
      <w:r w:rsidR="00482483" w:rsidRPr="00734708">
        <w:t>и</w:t>
      </w:r>
      <w:r w:rsidR="00C21A37" w:rsidRPr="00734708">
        <w:t xml:space="preserve"> торгового центра</w:t>
      </w:r>
      <w:r w:rsidR="003A568A" w:rsidRPr="00734708">
        <w:t>. При анализе указанного диапазона использовались как торговые центры в г. Москве, так и</w:t>
      </w:r>
      <w:r w:rsidR="00C21A37" w:rsidRPr="00734708">
        <w:t xml:space="preserve"> в</w:t>
      </w:r>
      <w:r w:rsidR="003A568A" w:rsidRPr="00734708">
        <w:t xml:space="preserve"> региональных городах.</w:t>
      </w:r>
    </w:p>
    <w:p w14:paraId="690E9112" w14:textId="77777777" w:rsidR="00496514" w:rsidRPr="00734708" w:rsidRDefault="003A568A" w:rsidP="00734708">
      <w:pPr>
        <w:spacing w:before="120" w:after="120"/>
        <w:ind w:firstLine="567"/>
        <w:jc w:val="both"/>
      </w:pPr>
      <w:r w:rsidRPr="00734708">
        <w:t>Следует добавить, что в</w:t>
      </w:r>
      <w:r w:rsidR="00E41A9A" w:rsidRPr="00734708">
        <w:t xml:space="preserve"> данном случае речь идет о</w:t>
      </w:r>
      <w:r w:rsidR="002734EF" w:rsidRPr="00734708">
        <w:t>бо</w:t>
      </w:r>
      <w:r w:rsidR="00E41A9A" w:rsidRPr="00734708">
        <w:t xml:space="preserve"> всех затратах</w:t>
      </w:r>
      <w:r w:rsidRPr="00734708">
        <w:t xml:space="preserve"> по эксплуатации торгового комплекса</w:t>
      </w:r>
      <w:r w:rsidR="00E41A9A" w:rsidRPr="00734708">
        <w:t>: постоянные</w:t>
      </w:r>
      <w:r w:rsidR="00C21A37" w:rsidRPr="00734708">
        <w:t xml:space="preserve"> и</w:t>
      </w:r>
      <w:r w:rsidR="00E41A9A" w:rsidRPr="00734708">
        <w:t xml:space="preserve"> переменные</w:t>
      </w:r>
      <w:r w:rsidR="00C21A37" w:rsidRPr="00734708">
        <w:t xml:space="preserve"> расходы</w:t>
      </w:r>
      <w:r w:rsidR="00E41A9A" w:rsidRPr="00734708">
        <w:t>, налог на здание и</w:t>
      </w:r>
      <w:r w:rsidR="00FE2433" w:rsidRPr="00734708">
        <w:t xml:space="preserve"> арендная плата за</w:t>
      </w:r>
      <w:r w:rsidR="00E41A9A" w:rsidRPr="00734708">
        <w:t xml:space="preserve"> землю. </w:t>
      </w:r>
    </w:p>
    <w:p w14:paraId="6EE05B8B" w14:textId="77777777" w:rsidR="001348F5" w:rsidRPr="00734708" w:rsidRDefault="001348F5" w:rsidP="00734708">
      <w:pPr>
        <w:spacing w:before="120" w:after="120"/>
        <w:ind w:firstLine="567"/>
        <w:jc w:val="both"/>
      </w:pPr>
      <w:r w:rsidRPr="00734708">
        <w:t>В случае необходимости расчета налога на имущество в качестве базы для расчет</w:t>
      </w:r>
      <w:r w:rsidR="00B77915" w:rsidRPr="00734708">
        <w:t xml:space="preserve">а данного налога рекомендуем использовать </w:t>
      </w:r>
      <w:r w:rsidRPr="00734708">
        <w:t xml:space="preserve">остаточную балансовую стоимость </w:t>
      </w:r>
      <w:r w:rsidR="00B77915" w:rsidRPr="00734708">
        <w:t>объекта недвижимости</w:t>
      </w:r>
      <w:r w:rsidRPr="00734708">
        <w:t>.</w:t>
      </w:r>
    </w:p>
    <w:p w14:paraId="3024D4F0" w14:textId="77777777" w:rsidR="001348F5" w:rsidRPr="00734708" w:rsidRDefault="001348F5" w:rsidP="00734708">
      <w:pPr>
        <w:spacing w:before="120" w:after="120"/>
        <w:ind w:firstLine="567"/>
        <w:jc w:val="both"/>
      </w:pPr>
      <w:r w:rsidRPr="00734708">
        <w:t xml:space="preserve">В случаях, если балансовая стоимость имущества по каким-либо причинам существенно выше или ниже уровня, типичного для аналогичных объектов на рынке, допускается использование в качестве базы для расчета налога на имущество рыночной стоимости (например, </w:t>
      </w:r>
      <w:r w:rsidR="002963C3" w:rsidRPr="00734708">
        <w:t>ориентировочную стоимость, которая будет получена доходным подходом).</w:t>
      </w:r>
    </w:p>
    <w:p w14:paraId="1009D554" w14:textId="77777777" w:rsidR="00F54368" w:rsidRPr="00734708" w:rsidRDefault="00482483" w:rsidP="00734708">
      <w:pPr>
        <w:spacing w:before="120" w:after="120"/>
        <w:ind w:firstLine="567"/>
        <w:jc w:val="both"/>
      </w:pPr>
      <w:r w:rsidRPr="00734708">
        <w:t>В данном случае расходы, которые представлены собственником</w:t>
      </w:r>
      <w:r w:rsidR="008A113C" w:rsidRPr="00734708">
        <w:t xml:space="preserve"> (1 860 руб./кв. м)</w:t>
      </w:r>
      <w:r w:rsidRPr="00734708">
        <w:t xml:space="preserve"> ниже нижней границы вышеуказанного диапазона расходов на 1 кв.</w:t>
      </w:r>
      <w:r w:rsidR="00C21A37" w:rsidRPr="00734708">
        <w:t> </w:t>
      </w:r>
      <w:r w:rsidRPr="00734708">
        <w:t xml:space="preserve">м общей площади. Поэтому, по данному объекту принято решение не использовать данные собственника </w:t>
      </w:r>
      <w:r w:rsidR="007B79BD" w:rsidRPr="00734708">
        <w:t>о расходах торгового центра. В расчетах будет учитываться среднее значение вышеуказанного диапазона – 3 500 руб./кв.</w:t>
      </w:r>
      <w:r w:rsidR="00C21A37" w:rsidRPr="00734708">
        <w:t> </w:t>
      </w:r>
      <w:r w:rsidR="007B79BD" w:rsidRPr="00734708">
        <w:t>м</w:t>
      </w:r>
      <w:r w:rsidR="00C21A37" w:rsidRPr="00734708">
        <w:t xml:space="preserve"> общей площади ТЦ</w:t>
      </w:r>
      <w:r w:rsidR="008113B9" w:rsidRPr="00734708">
        <w:t>.</w:t>
      </w:r>
    </w:p>
    <w:p w14:paraId="6449BEB2" w14:textId="77777777" w:rsidR="008A113C" w:rsidRPr="00734708" w:rsidRDefault="002D254A" w:rsidP="00734708">
      <w:pPr>
        <w:spacing w:before="120" w:after="120"/>
        <w:ind w:firstLine="567"/>
        <w:jc w:val="both"/>
      </w:pPr>
      <w:r w:rsidRPr="00734708">
        <w:lastRenderedPageBreak/>
        <w:t>Расчет чистого операционного дохода (</w:t>
      </w:r>
      <w:r w:rsidR="004C235D" w:rsidRPr="00734708">
        <w:t xml:space="preserve">далее - </w:t>
      </w:r>
      <w:r w:rsidRPr="00734708">
        <w:t>ЧОД) для объекта оценки представлен в таблице ниже.</w:t>
      </w:r>
    </w:p>
    <w:p w14:paraId="7C25A1EE" w14:textId="77777777" w:rsidR="002D254A" w:rsidRPr="00734708" w:rsidRDefault="002D254A" w:rsidP="00734708">
      <w:pPr>
        <w:spacing w:before="120" w:after="120"/>
        <w:ind w:firstLine="567"/>
        <w:jc w:val="both"/>
        <w:rPr>
          <w:b/>
        </w:rPr>
      </w:pPr>
      <w:r w:rsidRPr="00734708">
        <w:rPr>
          <w:b/>
        </w:rPr>
        <w:t xml:space="preserve">Таблица </w:t>
      </w:r>
      <w:r w:rsidR="00633E96" w:rsidRPr="00734708">
        <w:rPr>
          <w:b/>
        </w:rPr>
        <w:fldChar w:fldCharType="begin"/>
      </w:r>
      <w:r w:rsidR="00633E96" w:rsidRPr="00734708">
        <w:rPr>
          <w:b/>
        </w:rPr>
        <w:instrText xml:space="preserve"> SEQ Таблица \* ARABIC </w:instrText>
      </w:r>
      <w:r w:rsidR="00633E96" w:rsidRPr="00734708">
        <w:rPr>
          <w:b/>
        </w:rPr>
        <w:fldChar w:fldCharType="separate"/>
      </w:r>
      <w:r w:rsidR="00273853">
        <w:rPr>
          <w:b/>
          <w:noProof/>
        </w:rPr>
        <w:t>7</w:t>
      </w:r>
      <w:r w:rsidR="00633E96" w:rsidRPr="00734708">
        <w:rPr>
          <w:b/>
          <w:noProof/>
        </w:rPr>
        <w:fldChar w:fldCharType="end"/>
      </w:r>
      <w:r w:rsidRPr="00734708">
        <w:rPr>
          <w:b/>
        </w:rPr>
        <w:t xml:space="preserve">.  Расчет ЧОД </w:t>
      </w:r>
      <w:r w:rsidR="00C21A37" w:rsidRPr="00734708">
        <w:rPr>
          <w:b/>
        </w:rPr>
        <w:t>для</w:t>
      </w:r>
      <w:r w:rsidRPr="00734708">
        <w:rPr>
          <w:b/>
        </w:rPr>
        <w:t xml:space="preserve"> объект</w:t>
      </w:r>
      <w:r w:rsidR="00C21A37" w:rsidRPr="00734708">
        <w:rPr>
          <w:b/>
        </w:rPr>
        <w:t>а</w:t>
      </w:r>
      <w:r w:rsidRPr="00734708">
        <w:rPr>
          <w:b/>
        </w:rPr>
        <w:t xml:space="preserve"> </w:t>
      </w:r>
      <w:r w:rsidR="00C21A37" w:rsidRPr="00734708">
        <w:rPr>
          <w:b/>
        </w:rPr>
        <w:t>оценки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35"/>
        <w:gridCol w:w="2972"/>
        <w:gridCol w:w="3305"/>
      </w:tblGrid>
      <w:tr w:rsidR="008A113C" w:rsidRPr="00734708" w14:paraId="66D4868C" w14:textId="77777777" w:rsidTr="00734708">
        <w:trPr>
          <w:tblHeader/>
        </w:trPr>
        <w:tc>
          <w:tcPr>
            <w:tcW w:w="1834" w:type="pct"/>
            <w:shd w:val="clear" w:color="auto" w:fill="D9D9D9"/>
          </w:tcPr>
          <w:p w14:paraId="4AC21D8C" w14:textId="77777777" w:rsidR="008A113C" w:rsidRPr="00734708" w:rsidRDefault="008A113C" w:rsidP="00734708">
            <w:pPr>
              <w:jc w:val="both"/>
              <w:rPr>
                <w:b/>
                <w:i/>
              </w:rPr>
            </w:pPr>
            <w:r w:rsidRPr="00734708">
              <w:rPr>
                <w:b/>
                <w:i/>
              </w:rPr>
              <w:t>Параметр</w:t>
            </w:r>
          </w:p>
        </w:tc>
        <w:tc>
          <w:tcPr>
            <w:tcW w:w="1499" w:type="pct"/>
            <w:shd w:val="clear" w:color="auto" w:fill="D9D9D9"/>
          </w:tcPr>
          <w:p w14:paraId="13F467E4" w14:textId="77777777" w:rsidR="008A113C" w:rsidRPr="00734708" w:rsidRDefault="008A113C" w:rsidP="00734708">
            <w:pPr>
              <w:jc w:val="both"/>
              <w:rPr>
                <w:b/>
                <w:i/>
              </w:rPr>
            </w:pPr>
            <w:r w:rsidRPr="00734708">
              <w:rPr>
                <w:b/>
                <w:i/>
              </w:rPr>
              <w:t>Значение</w:t>
            </w:r>
          </w:p>
        </w:tc>
        <w:tc>
          <w:tcPr>
            <w:tcW w:w="1667" w:type="pct"/>
            <w:shd w:val="clear" w:color="auto" w:fill="D9D9D9"/>
          </w:tcPr>
          <w:p w14:paraId="22425C1D" w14:textId="77777777" w:rsidR="008A113C" w:rsidRPr="00734708" w:rsidRDefault="008A113C" w:rsidP="00734708">
            <w:pPr>
              <w:jc w:val="both"/>
              <w:rPr>
                <w:b/>
                <w:i/>
              </w:rPr>
            </w:pPr>
            <w:r w:rsidRPr="00734708">
              <w:rPr>
                <w:b/>
                <w:i/>
              </w:rPr>
              <w:t>Источник</w:t>
            </w:r>
          </w:p>
        </w:tc>
      </w:tr>
      <w:tr w:rsidR="008113B9" w:rsidRPr="00734708" w14:paraId="19DA3D05" w14:textId="77777777" w:rsidTr="00734708">
        <w:tc>
          <w:tcPr>
            <w:tcW w:w="5000" w:type="pct"/>
            <w:gridSpan w:val="3"/>
            <w:shd w:val="clear" w:color="auto" w:fill="D9D9D9"/>
          </w:tcPr>
          <w:p w14:paraId="023A83AD" w14:textId="77777777" w:rsidR="008113B9" w:rsidRPr="00734708" w:rsidRDefault="008113B9" w:rsidP="00734708">
            <w:pPr>
              <w:jc w:val="both"/>
            </w:pPr>
            <w:r w:rsidRPr="00734708">
              <w:t>РАСХОДЫ</w:t>
            </w:r>
          </w:p>
        </w:tc>
      </w:tr>
      <w:tr w:rsidR="008113B9" w:rsidRPr="00734708" w14:paraId="19CECAF0" w14:textId="77777777" w:rsidTr="00734708">
        <w:tc>
          <w:tcPr>
            <w:tcW w:w="1834" w:type="pct"/>
            <w:shd w:val="clear" w:color="auto" w:fill="auto"/>
          </w:tcPr>
          <w:p w14:paraId="6463B2FF" w14:textId="77777777" w:rsidR="008113B9" w:rsidRPr="00734708" w:rsidRDefault="008113B9" w:rsidP="00734708">
            <w:pPr>
              <w:jc w:val="both"/>
            </w:pPr>
            <w:r w:rsidRPr="00734708">
              <w:t>Общая величина расходов по эксплуатации торгового центра (вкл. коммунальные расходы), руб. без НДС</w:t>
            </w:r>
          </w:p>
        </w:tc>
        <w:tc>
          <w:tcPr>
            <w:tcW w:w="1499" w:type="pct"/>
            <w:shd w:val="clear" w:color="auto" w:fill="auto"/>
          </w:tcPr>
          <w:p w14:paraId="5FD6CABC" w14:textId="77777777" w:rsidR="008113B9" w:rsidRPr="00734708" w:rsidRDefault="008113B9" w:rsidP="00734708">
            <w:pPr>
              <w:jc w:val="both"/>
            </w:pPr>
            <w:r w:rsidRPr="00734708">
              <w:t>208 180 000</w:t>
            </w:r>
          </w:p>
        </w:tc>
        <w:tc>
          <w:tcPr>
            <w:tcW w:w="1667" w:type="pct"/>
            <w:shd w:val="clear" w:color="auto" w:fill="auto"/>
          </w:tcPr>
          <w:p w14:paraId="4E2C6FEE" w14:textId="77777777" w:rsidR="008113B9" w:rsidRPr="00734708" w:rsidRDefault="008A113C" w:rsidP="00734708">
            <w:pPr>
              <w:jc w:val="both"/>
            </w:pPr>
            <w:r w:rsidRPr="00734708">
              <w:t>Расчетная величина: среднее рыночное значение, умноженное на общую площадь ТЦ</w:t>
            </w:r>
          </w:p>
        </w:tc>
      </w:tr>
      <w:tr w:rsidR="008113B9" w:rsidRPr="00734708" w14:paraId="6D473FAD" w14:textId="77777777" w:rsidTr="00734708">
        <w:tc>
          <w:tcPr>
            <w:tcW w:w="1834" w:type="pct"/>
            <w:shd w:val="clear" w:color="auto" w:fill="auto"/>
          </w:tcPr>
          <w:p w14:paraId="2D4C2BFC" w14:textId="77777777" w:rsidR="008113B9" w:rsidRPr="00734708" w:rsidRDefault="008113B9" w:rsidP="00734708">
            <w:pPr>
              <w:jc w:val="both"/>
            </w:pPr>
            <w:r w:rsidRPr="00734708">
              <w:t xml:space="preserve">Общая величина расходов по эксплуатации торгового центра (вкл. коммунальные расходы), руб. без НДС на 1 </w:t>
            </w:r>
            <w:proofErr w:type="spellStart"/>
            <w:proofErr w:type="gramStart"/>
            <w:r w:rsidRPr="00734708">
              <w:t>кв.м</w:t>
            </w:r>
            <w:proofErr w:type="spellEnd"/>
            <w:proofErr w:type="gramEnd"/>
            <w:r w:rsidRPr="00734708">
              <w:t xml:space="preserve"> общей площади</w:t>
            </w:r>
          </w:p>
        </w:tc>
        <w:tc>
          <w:tcPr>
            <w:tcW w:w="1499" w:type="pct"/>
            <w:shd w:val="clear" w:color="auto" w:fill="auto"/>
          </w:tcPr>
          <w:p w14:paraId="5E40315F" w14:textId="77777777" w:rsidR="008113B9" w:rsidRPr="00734708" w:rsidRDefault="008113B9" w:rsidP="00734708">
            <w:pPr>
              <w:jc w:val="both"/>
            </w:pPr>
            <w:r w:rsidRPr="00734708">
              <w:t>3 500</w:t>
            </w:r>
          </w:p>
        </w:tc>
        <w:tc>
          <w:tcPr>
            <w:tcW w:w="1667" w:type="pct"/>
            <w:shd w:val="clear" w:color="auto" w:fill="auto"/>
          </w:tcPr>
          <w:p w14:paraId="5FB2E6A5" w14:textId="77777777" w:rsidR="008113B9" w:rsidRPr="00734708" w:rsidRDefault="008A113C" w:rsidP="00734708">
            <w:pPr>
              <w:jc w:val="both"/>
            </w:pPr>
            <w:r w:rsidRPr="00734708">
              <w:t>Среднее рыночное значение</w:t>
            </w:r>
          </w:p>
        </w:tc>
      </w:tr>
      <w:tr w:rsidR="008113B9" w:rsidRPr="00734708" w14:paraId="2295C55B" w14:textId="77777777" w:rsidTr="00734708">
        <w:tc>
          <w:tcPr>
            <w:tcW w:w="5000" w:type="pct"/>
            <w:gridSpan w:val="3"/>
            <w:shd w:val="clear" w:color="auto" w:fill="D9D9D9"/>
          </w:tcPr>
          <w:p w14:paraId="6162B3BA" w14:textId="77777777" w:rsidR="008113B9" w:rsidRPr="00734708" w:rsidRDefault="008113B9" w:rsidP="00734708">
            <w:pPr>
              <w:jc w:val="both"/>
            </w:pPr>
            <w:r w:rsidRPr="00734708">
              <w:t>ЧОД</w:t>
            </w:r>
          </w:p>
        </w:tc>
      </w:tr>
      <w:tr w:rsidR="008113B9" w:rsidRPr="00734708" w14:paraId="6C1829C6" w14:textId="77777777" w:rsidTr="00734708">
        <w:tc>
          <w:tcPr>
            <w:tcW w:w="1834" w:type="pct"/>
            <w:shd w:val="clear" w:color="auto" w:fill="auto"/>
          </w:tcPr>
          <w:p w14:paraId="66C10547" w14:textId="77777777" w:rsidR="008113B9" w:rsidRPr="00734708" w:rsidRDefault="008113B9" w:rsidP="00734708">
            <w:pPr>
              <w:jc w:val="both"/>
            </w:pPr>
            <w:r w:rsidRPr="00734708">
              <w:t>ЧОД</w:t>
            </w:r>
          </w:p>
        </w:tc>
        <w:tc>
          <w:tcPr>
            <w:tcW w:w="1499" w:type="pct"/>
            <w:shd w:val="clear" w:color="auto" w:fill="auto"/>
          </w:tcPr>
          <w:p w14:paraId="15F4711A" w14:textId="77777777" w:rsidR="008113B9" w:rsidRPr="00734708" w:rsidRDefault="00352FCE" w:rsidP="00734708">
            <w:pPr>
              <w:jc w:val="both"/>
            </w:pPr>
            <w:r w:rsidRPr="00734708">
              <w:t>553 553 784</w:t>
            </w:r>
          </w:p>
        </w:tc>
        <w:tc>
          <w:tcPr>
            <w:tcW w:w="1667" w:type="pct"/>
            <w:shd w:val="clear" w:color="auto" w:fill="auto"/>
          </w:tcPr>
          <w:p w14:paraId="5DA3B308" w14:textId="77777777" w:rsidR="008113B9" w:rsidRPr="00734708" w:rsidRDefault="008113B9" w:rsidP="00734708">
            <w:pPr>
              <w:jc w:val="both"/>
            </w:pPr>
            <w:r w:rsidRPr="00734708">
              <w:t>Сумма всех доходов минус</w:t>
            </w:r>
            <w:r w:rsidR="008A113C" w:rsidRPr="00734708">
              <w:t xml:space="preserve"> скорректированные</w:t>
            </w:r>
            <w:r w:rsidRPr="00734708">
              <w:t xml:space="preserve"> расходы</w:t>
            </w:r>
          </w:p>
        </w:tc>
      </w:tr>
      <w:tr w:rsidR="008113B9" w:rsidRPr="00734708" w14:paraId="6C087CFC" w14:textId="77777777" w:rsidTr="00734708">
        <w:tc>
          <w:tcPr>
            <w:tcW w:w="1834" w:type="pct"/>
            <w:shd w:val="clear" w:color="auto" w:fill="auto"/>
          </w:tcPr>
          <w:p w14:paraId="76077209" w14:textId="77777777" w:rsidR="008113B9" w:rsidRPr="00734708" w:rsidRDefault="008113B9" w:rsidP="00734708">
            <w:pPr>
              <w:jc w:val="both"/>
            </w:pPr>
            <w:r w:rsidRPr="00734708">
              <w:t xml:space="preserve">ЧОД на 1 </w:t>
            </w:r>
            <w:proofErr w:type="spellStart"/>
            <w:proofErr w:type="gramStart"/>
            <w:r w:rsidRPr="00734708">
              <w:t>кв.м</w:t>
            </w:r>
            <w:proofErr w:type="spellEnd"/>
            <w:proofErr w:type="gramEnd"/>
            <w:r w:rsidRPr="00734708">
              <w:t xml:space="preserve"> (</w:t>
            </w:r>
            <w:r w:rsidRPr="00734708">
              <w:rPr>
                <w:u w:val="single"/>
              </w:rPr>
              <w:t>чистая</w:t>
            </w:r>
            <w:r w:rsidR="00F97647" w:rsidRPr="00734708">
              <w:rPr>
                <w:u w:val="single"/>
              </w:rPr>
              <w:t xml:space="preserve"> средневзвешенная</w:t>
            </w:r>
            <w:r w:rsidRPr="00734708">
              <w:rPr>
                <w:u w:val="single"/>
              </w:rPr>
              <w:t xml:space="preserve"> ставка аренды</w:t>
            </w:r>
            <w:r w:rsidRPr="00734708">
              <w:t>), руб. без НДС</w:t>
            </w:r>
          </w:p>
        </w:tc>
        <w:tc>
          <w:tcPr>
            <w:tcW w:w="1499" w:type="pct"/>
            <w:shd w:val="clear" w:color="auto" w:fill="auto"/>
          </w:tcPr>
          <w:p w14:paraId="16AEACB2" w14:textId="77777777" w:rsidR="008113B9" w:rsidRPr="00734708" w:rsidRDefault="008113B9" w:rsidP="00734708">
            <w:pPr>
              <w:jc w:val="both"/>
            </w:pPr>
            <w:r w:rsidRPr="00734708">
              <w:t>2</w:t>
            </w:r>
            <w:r w:rsidR="00B6598F" w:rsidRPr="00734708">
              <w:t>0</w:t>
            </w:r>
            <w:r w:rsidRPr="00734708">
              <w:t xml:space="preserve"> </w:t>
            </w:r>
            <w:r w:rsidR="00B6598F" w:rsidRPr="00734708">
              <w:t>681</w:t>
            </w:r>
          </w:p>
        </w:tc>
        <w:tc>
          <w:tcPr>
            <w:tcW w:w="1667" w:type="pct"/>
            <w:shd w:val="clear" w:color="auto" w:fill="auto"/>
          </w:tcPr>
          <w:p w14:paraId="4623F205" w14:textId="77777777" w:rsidR="008113B9" w:rsidRPr="00734708" w:rsidRDefault="008A113C" w:rsidP="00734708">
            <w:pPr>
              <w:jc w:val="both"/>
            </w:pPr>
            <w:r w:rsidRPr="00734708">
              <w:t>Расчетная величина: отношение ЧОД к сданной в аренду площади</w:t>
            </w:r>
          </w:p>
        </w:tc>
      </w:tr>
    </w:tbl>
    <w:p w14:paraId="1CAFC137" w14:textId="77777777" w:rsidR="00496514" w:rsidRPr="00734708" w:rsidRDefault="00496514" w:rsidP="00734708">
      <w:pPr>
        <w:pStyle w:val="3"/>
        <w:numPr>
          <w:ilvl w:val="2"/>
          <w:numId w:val="33"/>
        </w:numPr>
        <w:spacing w:before="120" w:after="120"/>
        <w:ind w:left="0" w:firstLine="567"/>
        <w:rPr>
          <w:szCs w:val="24"/>
        </w:rPr>
      </w:pPr>
      <w:bookmarkStart w:id="3244" w:name="_Toc510092332"/>
      <w:r w:rsidRPr="00734708">
        <w:rPr>
          <w:szCs w:val="24"/>
        </w:rPr>
        <w:t>Анализ чистой ставки аренды</w:t>
      </w:r>
      <w:bookmarkEnd w:id="3244"/>
    </w:p>
    <w:p w14:paraId="1D942397" w14:textId="5E0A6154" w:rsidR="0072690B" w:rsidRPr="00734708" w:rsidRDefault="00655A75" w:rsidP="00734708">
      <w:pPr>
        <w:spacing w:before="120" w:after="120"/>
        <w:ind w:firstLine="567"/>
        <w:jc w:val="both"/>
      </w:pPr>
      <w:r w:rsidRPr="00734708">
        <w:t>Итоговый анализ данных, которые используются для расчета рыночной стоимости ТЦ</w:t>
      </w:r>
      <w:r w:rsidR="00775357" w:rsidRPr="00734708">
        <w:t>,</w:t>
      </w:r>
      <w:r w:rsidRPr="00734708">
        <w:t xml:space="preserve"> производится по чистой</w:t>
      </w:r>
      <w:r w:rsidR="00F97647" w:rsidRPr="00734708">
        <w:t xml:space="preserve"> средневзвешенной</w:t>
      </w:r>
      <w:r w:rsidRPr="00734708">
        <w:t xml:space="preserve"> ставке аренды</w:t>
      </w:r>
      <w:r w:rsidR="00F97647" w:rsidRPr="00734708">
        <w:t xml:space="preserve"> в анализируемом объекте</w:t>
      </w:r>
      <w:r w:rsidRPr="00734708">
        <w:t>. Величин</w:t>
      </w:r>
      <w:r w:rsidR="00775357" w:rsidRPr="00734708">
        <w:t>у</w:t>
      </w:r>
      <w:r w:rsidRPr="00734708">
        <w:t xml:space="preserve"> чистой ставки аренды необходимо сравнить с диапазоном, который определен в аналитических обзорах </w:t>
      </w:r>
      <w:r w:rsidR="000759E0" w:rsidRPr="00734708">
        <w:t>P</w:t>
      </w:r>
      <w:r w:rsidR="00F97647" w:rsidRPr="00734708">
        <w:rPr>
          <w:lang w:val="en-US"/>
        </w:rPr>
        <w:t>w</w:t>
      </w:r>
      <w:r w:rsidR="000759E0" w:rsidRPr="00734708">
        <w:t>C</w:t>
      </w:r>
      <w:r w:rsidRPr="00734708">
        <w:t xml:space="preserve"> по рассматриваемому городу. Также возможно использовать информацию о средневзвешенных ставках аренды, информация по которым доступна и достоверна, например, по объектам, которые являются предметом залога в </w:t>
      </w:r>
      <w:r w:rsidR="00B83A4A" w:rsidRPr="00734708">
        <w:t xml:space="preserve">ПАО </w:t>
      </w:r>
      <w:del w:id="3245" w:author="_" w:date="2025-11-25T12:34:00Z">
        <w:r w:rsidR="00B83A4A" w:rsidRPr="00734708" w:rsidDel="00AD45DD">
          <w:delText>Сбер</w:delText>
        </w:r>
      </w:del>
      <w:proofErr w:type="spellStart"/>
      <w:ins w:id="3246" w:author="_" w:date="2025-11-25T12:34:00Z">
        <w:r w:rsidR="00AD45DD">
          <w:t>Калинин</w:t>
        </w:r>
      </w:ins>
      <w:r w:rsidR="00B83A4A" w:rsidRPr="00734708">
        <w:t>банк</w:t>
      </w:r>
      <w:proofErr w:type="spellEnd"/>
      <w:r w:rsidRPr="00734708">
        <w:t>.</w:t>
      </w:r>
    </w:p>
    <w:p w14:paraId="57260BB4" w14:textId="77777777" w:rsidR="006B65FB" w:rsidRPr="00734708" w:rsidRDefault="006B65FB" w:rsidP="00734708">
      <w:pPr>
        <w:spacing w:before="120" w:after="120"/>
        <w:ind w:firstLine="567"/>
        <w:jc w:val="both"/>
      </w:pPr>
      <w:r w:rsidRPr="00734708">
        <w:t>Необходимо отметить, что по некоторым арендатор</w:t>
      </w:r>
      <w:r w:rsidR="0070746E" w:rsidRPr="00734708">
        <w:t>а</w:t>
      </w:r>
      <w:r w:rsidRPr="00734708">
        <w:t xml:space="preserve">м арендный доход может определяться как % </w:t>
      </w:r>
      <w:r w:rsidR="002C356D" w:rsidRPr="00734708">
        <w:t xml:space="preserve">от товарооборота арендатора. Такой доход может </w:t>
      </w:r>
      <w:r w:rsidR="00027D44" w:rsidRPr="00734708">
        <w:t>учитываться</w:t>
      </w:r>
      <w:r w:rsidR="002C356D" w:rsidRPr="00734708">
        <w:t xml:space="preserve"> в качестве арендного дохода </w:t>
      </w:r>
      <w:r w:rsidR="00027D44" w:rsidRPr="00734708">
        <w:t>для эксплуатируемого ТЦ</w:t>
      </w:r>
      <w:r w:rsidR="00190C7D" w:rsidRPr="00734708">
        <w:t xml:space="preserve"> для арендаторов, для которых отсутствует плата в виде арендной ставки, а для арендаторов, для которых установлена минимальная величина арендной платы -</w:t>
      </w:r>
      <w:r w:rsidR="00027D44" w:rsidRPr="00734708">
        <w:t xml:space="preserve"> </w:t>
      </w:r>
      <w:r w:rsidR="002C356D" w:rsidRPr="00734708">
        <w:t xml:space="preserve">при </w:t>
      </w:r>
      <w:r w:rsidR="0070746E" w:rsidRPr="00734708">
        <w:t xml:space="preserve">наличии статистики получения такого дохода собственником в течение как минимум последних </w:t>
      </w:r>
      <w:r w:rsidR="00B77915" w:rsidRPr="00734708">
        <w:t xml:space="preserve">12 </w:t>
      </w:r>
      <w:r w:rsidR="0070746E" w:rsidRPr="00734708">
        <w:t>месяцев</w:t>
      </w:r>
      <w:r w:rsidR="002C356D" w:rsidRPr="00734708">
        <w:t>.</w:t>
      </w:r>
    </w:p>
    <w:p w14:paraId="699BECE7" w14:textId="77777777" w:rsidR="00F54368" w:rsidRPr="00734708" w:rsidRDefault="008D0543" w:rsidP="00734708">
      <w:pPr>
        <w:spacing w:before="120" w:after="120"/>
        <w:ind w:firstLine="567"/>
        <w:jc w:val="both"/>
      </w:pPr>
      <w:r w:rsidRPr="00734708">
        <w:t>Величина чистой</w:t>
      </w:r>
      <w:r w:rsidR="00C21A37" w:rsidRPr="00734708">
        <w:t xml:space="preserve"> средневзвешенной</w:t>
      </w:r>
      <w:r w:rsidRPr="00734708">
        <w:t xml:space="preserve"> ставки аренды</w:t>
      </w:r>
      <w:r w:rsidR="00C21A37" w:rsidRPr="00734708">
        <w:t xml:space="preserve"> в анализируемом ТЦ</w:t>
      </w:r>
      <w:r w:rsidRPr="00734708">
        <w:t xml:space="preserve"> сравнивается с данными  </w:t>
      </w:r>
      <w:r w:rsidR="000759E0" w:rsidRPr="00734708">
        <w:t>P</w:t>
      </w:r>
      <w:r w:rsidR="00F97647" w:rsidRPr="00734708">
        <w:rPr>
          <w:lang w:val="en-US"/>
        </w:rPr>
        <w:t>w</w:t>
      </w:r>
      <w:r w:rsidR="000759E0" w:rsidRPr="00734708">
        <w:t>C</w:t>
      </w:r>
      <w:r w:rsidR="003A568A" w:rsidRPr="00734708">
        <w:t>.</w:t>
      </w:r>
    </w:p>
    <w:p w14:paraId="1DDC4511" w14:textId="4F44C0C3" w:rsidR="00C34E9F" w:rsidRPr="00734708" w:rsidRDefault="00C34E9F" w:rsidP="00734708">
      <w:pPr>
        <w:spacing w:before="120" w:after="120"/>
        <w:ind w:firstLine="567"/>
        <w:jc w:val="both"/>
        <w:rPr>
          <w:b/>
        </w:rPr>
      </w:pPr>
      <w:r w:rsidRPr="00734708">
        <w:rPr>
          <w:b/>
        </w:rPr>
        <w:t xml:space="preserve">Таблица </w:t>
      </w:r>
      <w:r w:rsidR="00633E96" w:rsidRPr="00734708">
        <w:rPr>
          <w:b/>
        </w:rPr>
        <w:fldChar w:fldCharType="begin"/>
      </w:r>
      <w:r w:rsidR="00633E96" w:rsidRPr="00734708">
        <w:rPr>
          <w:b/>
        </w:rPr>
        <w:instrText xml:space="preserve"> SEQ Таблица \* ARABIC </w:instrText>
      </w:r>
      <w:r w:rsidR="00633E96" w:rsidRPr="00734708">
        <w:rPr>
          <w:b/>
        </w:rPr>
        <w:fldChar w:fldCharType="separate"/>
      </w:r>
      <w:r w:rsidR="00B77989" w:rsidRPr="00734708">
        <w:rPr>
          <w:b/>
          <w:noProof/>
        </w:rPr>
        <w:t>8</w:t>
      </w:r>
      <w:r w:rsidR="00633E96" w:rsidRPr="00734708">
        <w:rPr>
          <w:b/>
          <w:noProof/>
        </w:rPr>
        <w:fldChar w:fldCharType="end"/>
      </w:r>
      <w:r w:rsidRPr="00734708">
        <w:rPr>
          <w:b/>
        </w:rPr>
        <w:t xml:space="preserve">.  Данные </w:t>
      </w:r>
      <w:r w:rsidR="000759E0" w:rsidRPr="00734708">
        <w:rPr>
          <w:b/>
          <w:lang w:val="en-US"/>
        </w:rPr>
        <w:t>P</w:t>
      </w:r>
      <w:r w:rsidR="00F97647" w:rsidRPr="00734708">
        <w:rPr>
          <w:b/>
          <w:lang w:val="en-US"/>
        </w:rPr>
        <w:t>w</w:t>
      </w:r>
      <w:r w:rsidR="000759E0" w:rsidRPr="00734708">
        <w:rPr>
          <w:b/>
          <w:lang w:val="en-US"/>
        </w:rPr>
        <w:t>C</w:t>
      </w:r>
      <w:r w:rsidRPr="00734708">
        <w:rPr>
          <w:b/>
        </w:rPr>
        <w:t xml:space="preserve"> по рынку торговых центров в г. </w:t>
      </w:r>
      <w:del w:id="3247" w:author="_" w:date="2025-11-25T12:34:00Z">
        <w:r w:rsidRPr="00734708" w:rsidDel="00AD45DD">
          <w:rPr>
            <w:b/>
          </w:rPr>
          <w:delText>Сбер</w:delText>
        </w:r>
      </w:del>
      <w:ins w:id="3248" w:author="_" w:date="2025-11-25T12:34:00Z">
        <w:r w:rsidR="00AD45DD">
          <w:rPr>
            <w:b/>
          </w:rPr>
          <w:t>Калинин</w:t>
        </w:r>
      </w:ins>
      <w:r w:rsidRPr="00734708">
        <w:rPr>
          <w:b/>
        </w:rPr>
        <w:t>граде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90"/>
        <w:gridCol w:w="1756"/>
        <w:gridCol w:w="1542"/>
        <w:gridCol w:w="1216"/>
        <w:gridCol w:w="1218"/>
      </w:tblGrid>
      <w:tr w:rsidR="008D0543" w:rsidRPr="00734708" w14:paraId="2EAC2D3B" w14:textId="77777777" w:rsidTr="00734708">
        <w:trPr>
          <w:trHeight w:val="330"/>
          <w:tblHeader/>
        </w:trPr>
        <w:tc>
          <w:tcPr>
            <w:tcW w:w="2111" w:type="pct"/>
            <w:vMerge w:val="restart"/>
            <w:tcBorders>
              <w:top w:val="single" w:sz="4" w:space="0" w:color="F79646"/>
              <w:left w:val="nil"/>
              <w:bottom w:val="single" w:sz="8" w:space="0" w:color="F79646"/>
              <w:right w:val="nil"/>
            </w:tcBorders>
            <w:shd w:val="clear" w:color="auto" w:fill="D9D9D9"/>
            <w:vAlign w:val="center"/>
            <w:hideMark/>
          </w:tcPr>
          <w:p w14:paraId="26526D47" w14:textId="77777777" w:rsidR="008D0543" w:rsidRPr="00734708" w:rsidRDefault="008D0543" w:rsidP="00734708">
            <w:pPr>
              <w:jc w:val="both"/>
              <w:rPr>
                <w:b/>
                <w:bCs/>
                <w:i/>
              </w:rPr>
            </w:pPr>
            <w:r w:rsidRPr="00734708">
              <w:rPr>
                <w:b/>
                <w:bCs/>
                <w:i/>
              </w:rPr>
              <w:t>Тип арендатора</w:t>
            </w:r>
          </w:p>
        </w:tc>
        <w:tc>
          <w:tcPr>
            <w:tcW w:w="2889" w:type="pct"/>
            <w:gridSpan w:val="4"/>
            <w:tcBorders>
              <w:top w:val="single" w:sz="4" w:space="0" w:color="F79646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336F6F0" w14:textId="77777777" w:rsidR="008D0543" w:rsidRPr="00734708" w:rsidRDefault="008D0543" w:rsidP="00734708">
            <w:pPr>
              <w:jc w:val="both"/>
              <w:rPr>
                <w:b/>
                <w:bCs/>
                <w:i/>
              </w:rPr>
            </w:pPr>
            <w:r w:rsidRPr="00734708">
              <w:rPr>
                <w:b/>
                <w:bCs/>
                <w:i/>
              </w:rPr>
              <w:t>Диапазон арендных ставок, руб./</w:t>
            </w:r>
            <w:proofErr w:type="spellStart"/>
            <w:proofErr w:type="gramStart"/>
            <w:r w:rsidRPr="00734708">
              <w:rPr>
                <w:b/>
                <w:bCs/>
                <w:i/>
              </w:rPr>
              <w:t>кв.м</w:t>
            </w:r>
            <w:proofErr w:type="spellEnd"/>
            <w:proofErr w:type="gramEnd"/>
            <w:r w:rsidRPr="00734708">
              <w:rPr>
                <w:b/>
                <w:bCs/>
                <w:i/>
              </w:rPr>
              <w:t xml:space="preserve"> в год (без НДС, без ЭР)</w:t>
            </w:r>
          </w:p>
        </w:tc>
      </w:tr>
      <w:tr w:rsidR="008D0543" w:rsidRPr="00734708" w14:paraId="6F1E538E" w14:textId="77777777" w:rsidTr="00734708">
        <w:trPr>
          <w:trHeight w:val="255"/>
          <w:tblHeader/>
        </w:trPr>
        <w:tc>
          <w:tcPr>
            <w:tcW w:w="2111" w:type="pct"/>
            <w:vMerge/>
            <w:tcBorders>
              <w:top w:val="single" w:sz="4" w:space="0" w:color="F79646"/>
              <w:left w:val="nil"/>
              <w:bottom w:val="single" w:sz="8" w:space="0" w:color="F79646"/>
              <w:right w:val="nil"/>
            </w:tcBorders>
            <w:shd w:val="clear" w:color="auto" w:fill="D9D9D9"/>
            <w:vAlign w:val="center"/>
            <w:hideMark/>
          </w:tcPr>
          <w:p w14:paraId="1E4FF452" w14:textId="77777777" w:rsidR="008D0543" w:rsidRPr="00734708" w:rsidRDefault="008D0543" w:rsidP="00734708">
            <w:pPr>
              <w:jc w:val="both"/>
              <w:rPr>
                <w:b/>
                <w:bCs/>
                <w:i/>
              </w:rPr>
            </w:pPr>
          </w:p>
        </w:tc>
        <w:tc>
          <w:tcPr>
            <w:tcW w:w="1662" w:type="pct"/>
            <w:gridSpan w:val="2"/>
            <w:tcBorders>
              <w:top w:val="single" w:sz="4" w:space="0" w:color="F79646"/>
              <w:left w:val="nil"/>
              <w:bottom w:val="single" w:sz="4" w:space="0" w:color="F79646"/>
              <w:right w:val="nil"/>
            </w:tcBorders>
            <w:shd w:val="clear" w:color="auto" w:fill="D9D9D9"/>
            <w:vAlign w:val="center"/>
            <w:hideMark/>
          </w:tcPr>
          <w:p w14:paraId="7C5CB6FE" w14:textId="77777777" w:rsidR="008D0543" w:rsidRPr="00734708" w:rsidRDefault="008D0543" w:rsidP="00734708">
            <w:pPr>
              <w:jc w:val="both"/>
              <w:rPr>
                <w:b/>
                <w:bCs/>
                <w:i/>
              </w:rPr>
            </w:pPr>
            <w:r w:rsidRPr="00734708">
              <w:rPr>
                <w:b/>
                <w:bCs/>
                <w:i/>
              </w:rPr>
              <w:t>Современные ТЦ</w:t>
            </w:r>
          </w:p>
        </w:tc>
        <w:tc>
          <w:tcPr>
            <w:tcW w:w="1227" w:type="pct"/>
            <w:gridSpan w:val="2"/>
            <w:tcBorders>
              <w:top w:val="single" w:sz="4" w:space="0" w:color="F79646"/>
              <w:left w:val="nil"/>
              <w:bottom w:val="single" w:sz="4" w:space="0" w:color="F79646"/>
              <w:right w:val="nil"/>
            </w:tcBorders>
            <w:shd w:val="clear" w:color="auto" w:fill="D9D9D9"/>
            <w:vAlign w:val="center"/>
            <w:hideMark/>
          </w:tcPr>
          <w:p w14:paraId="0BE519E0" w14:textId="77777777" w:rsidR="008D0543" w:rsidRPr="00734708" w:rsidRDefault="008D0543" w:rsidP="00734708">
            <w:pPr>
              <w:jc w:val="both"/>
              <w:rPr>
                <w:b/>
                <w:bCs/>
                <w:i/>
              </w:rPr>
            </w:pPr>
            <w:r w:rsidRPr="00734708">
              <w:rPr>
                <w:b/>
                <w:bCs/>
                <w:i/>
              </w:rPr>
              <w:t>Более-менее современные ТЦ*</w:t>
            </w:r>
          </w:p>
        </w:tc>
      </w:tr>
      <w:tr w:rsidR="008D0543" w:rsidRPr="00734708" w14:paraId="42CBE080" w14:textId="77777777" w:rsidTr="00734708">
        <w:trPr>
          <w:trHeight w:val="270"/>
          <w:tblHeader/>
        </w:trPr>
        <w:tc>
          <w:tcPr>
            <w:tcW w:w="2111" w:type="pct"/>
            <w:vMerge/>
            <w:tcBorders>
              <w:top w:val="single" w:sz="4" w:space="0" w:color="F79646"/>
              <w:left w:val="nil"/>
              <w:bottom w:val="single" w:sz="8" w:space="0" w:color="F79646"/>
              <w:right w:val="nil"/>
            </w:tcBorders>
            <w:shd w:val="clear" w:color="auto" w:fill="D9D9D9"/>
            <w:vAlign w:val="center"/>
            <w:hideMark/>
          </w:tcPr>
          <w:p w14:paraId="79785CBA" w14:textId="77777777" w:rsidR="008D0543" w:rsidRPr="00734708" w:rsidRDefault="008D0543" w:rsidP="00734708">
            <w:pPr>
              <w:jc w:val="both"/>
              <w:rPr>
                <w:b/>
                <w:bCs/>
                <w:i/>
              </w:rPr>
            </w:pPr>
          </w:p>
        </w:tc>
        <w:tc>
          <w:tcPr>
            <w:tcW w:w="885" w:type="pct"/>
            <w:tcBorders>
              <w:top w:val="single" w:sz="4" w:space="0" w:color="F79646"/>
              <w:left w:val="nil"/>
              <w:bottom w:val="single" w:sz="8" w:space="0" w:color="F79646"/>
              <w:right w:val="nil"/>
            </w:tcBorders>
            <w:shd w:val="clear" w:color="auto" w:fill="D9D9D9"/>
            <w:vAlign w:val="center"/>
            <w:hideMark/>
          </w:tcPr>
          <w:p w14:paraId="198A4C60" w14:textId="77777777" w:rsidR="008D0543" w:rsidRPr="00734708" w:rsidRDefault="008D0543" w:rsidP="00734708">
            <w:pPr>
              <w:jc w:val="both"/>
              <w:rPr>
                <w:b/>
                <w:bCs/>
                <w:i/>
              </w:rPr>
            </w:pPr>
            <w:r w:rsidRPr="00734708">
              <w:rPr>
                <w:b/>
                <w:bCs/>
                <w:i/>
              </w:rPr>
              <w:t>Нижняя граница</w:t>
            </w:r>
          </w:p>
        </w:tc>
        <w:tc>
          <w:tcPr>
            <w:tcW w:w="777" w:type="pct"/>
            <w:tcBorders>
              <w:top w:val="single" w:sz="4" w:space="0" w:color="F79646"/>
              <w:left w:val="nil"/>
              <w:bottom w:val="single" w:sz="8" w:space="0" w:color="F79646"/>
              <w:right w:val="nil"/>
            </w:tcBorders>
            <w:shd w:val="clear" w:color="auto" w:fill="D9D9D9"/>
            <w:vAlign w:val="center"/>
            <w:hideMark/>
          </w:tcPr>
          <w:p w14:paraId="69A0BBA4" w14:textId="77777777" w:rsidR="008D0543" w:rsidRPr="00734708" w:rsidRDefault="008D0543" w:rsidP="00734708">
            <w:pPr>
              <w:jc w:val="both"/>
              <w:rPr>
                <w:b/>
                <w:bCs/>
                <w:i/>
              </w:rPr>
            </w:pPr>
            <w:r w:rsidRPr="00734708">
              <w:rPr>
                <w:b/>
                <w:bCs/>
                <w:i/>
              </w:rPr>
              <w:t>Верхняя граница</w:t>
            </w:r>
          </w:p>
        </w:tc>
        <w:tc>
          <w:tcPr>
            <w:tcW w:w="613" w:type="pct"/>
            <w:tcBorders>
              <w:top w:val="single" w:sz="4" w:space="0" w:color="F79646"/>
              <w:left w:val="nil"/>
              <w:bottom w:val="single" w:sz="8" w:space="0" w:color="F79646"/>
              <w:right w:val="nil"/>
            </w:tcBorders>
            <w:shd w:val="clear" w:color="auto" w:fill="D9D9D9"/>
            <w:vAlign w:val="center"/>
            <w:hideMark/>
          </w:tcPr>
          <w:p w14:paraId="564B6854" w14:textId="77777777" w:rsidR="008D0543" w:rsidRPr="00734708" w:rsidRDefault="008D0543" w:rsidP="00734708">
            <w:pPr>
              <w:jc w:val="both"/>
              <w:rPr>
                <w:b/>
                <w:bCs/>
                <w:i/>
              </w:rPr>
            </w:pPr>
            <w:r w:rsidRPr="00734708">
              <w:rPr>
                <w:b/>
                <w:bCs/>
                <w:i/>
              </w:rPr>
              <w:t>Нижняя граница</w:t>
            </w:r>
          </w:p>
        </w:tc>
        <w:tc>
          <w:tcPr>
            <w:tcW w:w="614" w:type="pct"/>
            <w:tcBorders>
              <w:top w:val="single" w:sz="4" w:space="0" w:color="F79646"/>
              <w:left w:val="nil"/>
              <w:bottom w:val="single" w:sz="8" w:space="0" w:color="F79646"/>
              <w:right w:val="nil"/>
            </w:tcBorders>
            <w:shd w:val="clear" w:color="auto" w:fill="D9D9D9"/>
            <w:vAlign w:val="center"/>
            <w:hideMark/>
          </w:tcPr>
          <w:p w14:paraId="25EE51FB" w14:textId="77777777" w:rsidR="008D0543" w:rsidRPr="00734708" w:rsidRDefault="008D0543" w:rsidP="00734708">
            <w:pPr>
              <w:jc w:val="both"/>
              <w:rPr>
                <w:b/>
                <w:bCs/>
                <w:i/>
              </w:rPr>
            </w:pPr>
            <w:r w:rsidRPr="00734708">
              <w:rPr>
                <w:b/>
                <w:bCs/>
                <w:i/>
              </w:rPr>
              <w:t>Верхняя граница</w:t>
            </w:r>
          </w:p>
        </w:tc>
      </w:tr>
      <w:tr w:rsidR="008D0543" w:rsidRPr="00734708" w14:paraId="014FE593" w14:textId="77777777" w:rsidTr="00734708">
        <w:trPr>
          <w:trHeight w:val="315"/>
        </w:trPr>
        <w:tc>
          <w:tcPr>
            <w:tcW w:w="2111" w:type="pct"/>
            <w:tcBorders>
              <w:top w:val="single" w:sz="8" w:space="0" w:color="F79646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27071EF" w14:textId="77777777" w:rsidR="008D0543" w:rsidRPr="00734708" w:rsidRDefault="008D0543" w:rsidP="00734708">
            <w:pPr>
              <w:jc w:val="both"/>
            </w:pPr>
            <w:r w:rsidRPr="00734708">
              <w:t>Гипермаркет (площадь помещения 5 000 - 7 000 кв. м)</w:t>
            </w:r>
          </w:p>
        </w:tc>
        <w:tc>
          <w:tcPr>
            <w:tcW w:w="885" w:type="pct"/>
            <w:tcBorders>
              <w:top w:val="single" w:sz="8" w:space="0" w:color="F79646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ECF92B9" w14:textId="77777777" w:rsidR="008D0543" w:rsidRPr="00734708" w:rsidRDefault="008D0543" w:rsidP="00734708">
            <w:pPr>
              <w:jc w:val="both"/>
            </w:pPr>
            <w:r w:rsidRPr="00734708">
              <w:t>4 300</w:t>
            </w:r>
          </w:p>
        </w:tc>
        <w:tc>
          <w:tcPr>
            <w:tcW w:w="777" w:type="pct"/>
            <w:tcBorders>
              <w:top w:val="single" w:sz="8" w:space="0" w:color="F79646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C3CA631" w14:textId="77777777" w:rsidR="008D0543" w:rsidRPr="00734708" w:rsidRDefault="008D0543" w:rsidP="00734708">
            <w:pPr>
              <w:jc w:val="both"/>
            </w:pPr>
            <w:r w:rsidRPr="00734708">
              <w:t>6 500</w:t>
            </w:r>
          </w:p>
        </w:tc>
        <w:tc>
          <w:tcPr>
            <w:tcW w:w="613" w:type="pct"/>
            <w:tcBorders>
              <w:top w:val="single" w:sz="8" w:space="0" w:color="F79646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DC05742" w14:textId="77777777" w:rsidR="008D0543" w:rsidRPr="00734708" w:rsidRDefault="008D0543" w:rsidP="00734708">
            <w:pPr>
              <w:jc w:val="both"/>
            </w:pPr>
            <w:r w:rsidRPr="00734708">
              <w:t>н/п</w:t>
            </w:r>
          </w:p>
        </w:tc>
        <w:tc>
          <w:tcPr>
            <w:tcW w:w="614" w:type="pct"/>
            <w:tcBorders>
              <w:top w:val="single" w:sz="8" w:space="0" w:color="F79646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6E02DF5" w14:textId="77777777" w:rsidR="008D0543" w:rsidRPr="00734708" w:rsidRDefault="008D0543" w:rsidP="00734708">
            <w:pPr>
              <w:jc w:val="both"/>
            </w:pPr>
            <w:r w:rsidRPr="00734708">
              <w:t>н/п</w:t>
            </w:r>
          </w:p>
        </w:tc>
      </w:tr>
      <w:tr w:rsidR="008D0543" w:rsidRPr="00734708" w14:paraId="5A6B1E85" w14:textId="77777777" w:rsidTr="00734708">
        <w:trPr>
          <w:trHeight w:val="315"/>
        </w:trPr>
        <w:tc>
          <w:tcPr>
            <w:tcW w:w="211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126FC82" w14:textId="77777777" w:rsidR="008D0543" w:rsidRPr="00734708" w:rsidRDefault="008D0543" w:rsidP="00734708">
            <w:pPr>
              <w:jc w:val="both"/>
            </w:pPr>
            <w:r w:rsidRPr="00734708">
              <w:t>Якорный арендатор (1 500 - 5 000 кв. м):</w:t>
            </w:r>
          </w:p>
        </w:tc>
        <w:tc>
          <w:tcPr>
            <w:tcW w:w="88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FB20BB3" w14:textId="77777777" w:rsidR="008D0543" w:rsidRPr="00734708" w:rsidRDefault="008D0543" w:rsidP="00734708">
            <w:pPr>
              <w:jc w:val="both"/>
            </w:pPr>
            <w:r w:rsidRPr="00734708">
              <w:t> </w:t>
            </w:r>
          </w:p>
        </w:tc>
        <w:tc>
          <w:tcPr>
            <w:tcW w:w="7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C77BCCC" w14:textId="77777777" w:rsidR="008D0543" w:rsidRPr="00734708" w:rsidRDefault="008D0543" w:rsidP="00734708">
            <w:pPr>
              <w:jc w:val="both"/>
            </w:pPr>
            <w:r w:rsidRPr="00734708">
              <w:t> 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892D82B" w14:textId="77777777" w:rsidR="008D0543" w:rsidRPr="00734708" w:rsidRDefault="008D0543" w:rsidP="00734708">
            <w:pPr>
              <w:jc w:val="both"/>
            </w:pPr>
            <w:r w:rsidRPr="00734708">
              <w:t> </w:t>
            </w:r>
          </w:p>
        </w:tc>
        <w:tc>
          <w:tcPr>
            <w:tcW w:w="61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47BBF6A" w14:textId="77777777" w:rsidR="008D0543" w:rsidRPr="00734708" w:rsidRDefault="008D0543" w:rsidP="00734708">
            <w:pPr>
              <w:jc w:val="both"/>
            </w:pPr>
            <w:r w:rsidRPr="00734708">
              <w:t> </w:t>
            </w:r>
          </w:p>
        </w:tc>
      </w:tr>
      <w:tr w:rsidR="008D0543" w:rsidRPr="00734708" w14:paraId="751A263C" w14:textId="77777777" w:rsidTr="00734708">
        <w:trPr>
          <w:trHeight w:val="315"/>
        </w:trPr>
        <w:tc>
          <w:tcPr>
            <w:tcW w:w="211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A7ECC6D" w14:textId="77777777" w:rsidR="008D0543" w:rsidRPr="00734708" w:rsidRDefault="008D0543" w:rsidP="00734708">
            <w:pPr>
              <w:jc w:val="both"/>
            </w:pPr>
            <w:r w:rsidRPr="00734708">
              <w:t>Продуктовый</w:t>
            </w:r>
          </w:p>
        </w:tc>
        <w:tc>
          <w:tcPr>
            <w:tcW w:w="88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D7551F4" w14:textId="77777777" w:rsidR="008D0543" w:rsidRPr="00734708" w:rsidRDefault="008D0543" w:rsidP="00734708">
            <w:pPr>
              <w:jc w:val="both"/>
            </w:pPr>
            <w:r w:rsidRPr="00734708">
              <w:t>7 000</w:t>
            </w:r>
          </w:p>
        </w:tc>
        <w:tc>
          <w:tcPr>
            <w:tcW w:w="7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8D5EE1C" w14:textId="77777777" w:rsidR="008D0543" w:rsidRPr="00734708" w:rsidRDefault="008D0543" w:rsidP="00734708">
            <w:pPr>
              <w:jc w:val="both"/>
            </w:pPr>
            <w:r w:rsidRPr="00734708">
              <w:t>10 400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21C744D" w14:textId="77777777" w:rsidR="008D0543" w:rsidRPr="00734708" w:rsidRDefault="008D0543" w:rsidP="00734708">
            <w:pPr>
              <w:jc w:val="both"/>
            </w:pPr>
            <w:r w:rsidRPr="00734708">
              <w:t>5 900</w:t>
            </w:r>
          </w:p>
        </w:tc>
        <w:tc>
          <w:tcPr>
            <w:tcW w:w="61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8A6766F" w14:textId="77777777" w:rsidR="008D0543" w:rsidRPr="00734708" w:rsidRDefault="008D0543" w:rsidP="00734708">
            <w:pPr>
              <w:jc w:val="both"/>
            </w:pPr>
            <w:r w:rsidRPr="00734708">
              <w:t>8 800</w:t>
            </w:r>
          </w:p>
        </w:tc>
      </w:tr>
      <w:tr w:rsidR="008D0543" w:rsidRPr="00734708" w14:paraId="2BEEA2AE" w14:textId="77777777" w:rsidTr="00734708">
        <w:trPr>
          <w:trHeight w:val="315"/>
        </w:trPr>
        <w:tc>
          <w:tcPr>
            <w:tcW w:w="211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739C88E" w14:textId="77777777" w:rsidR="008D0543" w:rsidRPr="00734708" w:rsidRDefault="008D0543" w:rsidP="00734708">
            <w:pPr>
              <w:jc w:val="both"/>
            </w:pPr>
            <w:r w:rsidRPr="00734708">
              <w:lastRenderedPageBreak/>
              <w:t>Электроника и бытовая техника</w:t>
            </w:r>
          </w:p>
        </w:tc>
        <w:tc>
          <w:tcPr>
            <w:tcW w:w="88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ECFB3B2" w14:textId="77777777" w:rsidR="008D0543" w:rsidRPr="00734708" w:rsidRDefault="008D0543" w:rsidP="00734708">
            <w:pPr>
              <w:jc w:val="both"/>
            </w:pPr>
            <w:r w:rsidRPr="00734708">
              <w:t>6 800</w:t>
            </w:r>
          </w:p>
        </w:tc>
        <w:tc>
          <w:tcPr>
            <w:tcW w:w="7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12D91C7" w14:textId="77777777" w:rsidR="008D0543" w:rsidRPr="00734708" w:rsidRDefault="008D0543" w:rsidP="00734708">
            <w:pPr>
              <w:jc w:val="both"/>
            </w:pPr>
            <w:r w:rsidRPr="00734708">
              <w:t>10 200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C3E382B" w14:textId="77777777" w:rsidR="008D0543" w:rsidRPr="00734708" w:rsidRDefault="008D0543" w:rsidP="00734708">
            <w:pPr>
              <w:jc w:val="both"/>
            </w:pPr>
            <w:r w:rsidRPr="00734708">
              <w:t>н/п</w:t>
            </w:r>
          </w:p>
        </w:tc>
        <w:tc>
          <w:tcPr>
            <w:tcW w:w="61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9FD77EE" w14:textId="77777777" w:rsidR="008D0543" w:rsidRPr="00734708" w:rsidRDefault="008D0543" w:rsidP="00734708">
            <w:pPr>
              <w:jc w:val="both"/>
            </w:pPr>
            <w:r w:rsidRPr="00734708">
              <w:t>н/п</w:t>
            </w:r>
          </w:p>
        </w:tc>
      </w:tr>
      <w:tr w:rsidR="008D0543" w:rsidRPr="00734708" w14:paraId="0AE8DC0B" w14:textId="77777777" w:rsidTr="00734708">
        <w:trPr>
          <w:trHeight w:val="315"/>
        </w:trPr>
        <w:tc>
          <w:tcPr>
            <w:tcW w:w="211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CE3B00B" w14:textId="77777777" w:rsidR="008D0543" w:rsidRPr="00734708" w:rsidRDefault="008D0543" w:rsidP="00734708">
            <w:pPr>
              <w:jc w:val="both"/>
            </w:pPr>
            <w:r w:rsidRPr="00734708">
              <w:t>Кинотеатр и развлечения</w:t>
            </w:r>
          </w:p>
        </w:tc>
        <w:tc>
          <w:tcPr>
            <w:tcW w:w="88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5E59719" w14:textId="77777777" w:rsidR="008D0543" w:rsidRPr="00734708" w:rsidRDefault="008D0543" w:rsidP="00734708">
            <w:pPr>
              <w:jc w:val="both"/>
            </w:pPr>
            <w:r w:rsidRPr="00734708">
              <w:t>3 800</w:t>
            </w:r>
          </w:p>
        </w:tc>
        <w:tc>
          <w:tcPr>
            <w:tcW w:w="7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3E272BA" w14:textId="77777777" w:rsidR="008D0543" w:rsidRPr="00734708" w:rsidRDefault="008D0543" w:rsidP="00734708">
            <w:pPr>
              <w:jc w:val="both"/>
            </w:pPr>
            <w:r w:rsidRPr="00734708">
              <w:t>5 700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157F879" w14:textId="77777777" w:rsidR="008D0543" w:rsidRPr="00734708" w:rsidRDefault="008D0543" w:rsidP="00734708">
            <w:pPr>
              <w:jc w:val="both"/>
            </w:pPr>
            <w:r w:rsidRPr="00734708">
              <w:t>н/п</w:t>
            </w:r>
          </w:p>
        </w:tc>
        <w:tc>
          <w:tcPr>
            <w:tcW w:w="61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6E42EEB" w14:textId="77777777" w:rsidR="008D0543" w:rsidRPr="00734708" w:rsidRDefault="008D0543" w:rsidP="00734708">
            <w:pPr>
              <w:jc w:val="both"/>
            </w:pPr>
            <w:r w:rsidRPr="00734708">
              <w:t>н/п</w:t>
            </w:r>
          </w:p>
        </w:tc>
      </w:tr>
      <w:tr w:rsidR="008D0543" w:rsidRPr="00734708" w14:paraId="0E010776" w14:textId="77777777" w:rsidTr="00734708">
        <w:trPr>
          <w:trHeight w:val="315"/>
        </w:trPr>
        <w:tc>
          <w:tcPr>
            <w:tcW w:w="211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24E5057" w14:textId="77777777" w:rsidR="008D0543" w:rsidRPr="00734708" w:rsidRDefault="008D0543" w:rsidP="00734708">
            <w:pPr>
              <w:jc w:val="both"/>
            </w:pPr>
            <w:r w:rsidRPr="00734708">
              <w:t>Мини-якорь (площадь помещения 250 - 1 500 кв. м)</w:t>
            </w:r>
          </w:p>
        </w:tc>
        <w:tc>
          <w:tcPr>
            <w:tcW w:w="88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16CD1E1" w14:textId="77777777" w:rsidR="008D0543" w:rsidRPr="00734708" w:rsidRDefault="008D0543" w:rsidP="00734708">
            <w:pPr>
              <w:jc w:val="both"/>
            </w:pPr>
            <w:r w:rsidRPr="00734708">
              <w:t>8 400</w:t>
            </w:r>
          </w:p>
        </w:tc>
        <w:tc>
          <w:tcPr>
            <w:tcW w:w="7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6BC6806" w14:textId="77777777" w:rsidR="008D0543" w:rsidRPr="00734708" w:rsidRDefault="008D0543" w:rsidP="00734708">
            <w:pPr>
              <w:jc w:val="both"/>
            </w:pPr>
            <w:r w:rsidRPr="00734708">
              <w:t>12 600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4EF8C5D" w14:textId="77777777" w:rsidR="008D0543" w:rsidRPr="00734708" w:rsidRDefault="008D0543" w:rsidP="00734708">
            <w:pPr>
              <w:jc w:val="both"/>
            </w:pPr>
            <w:r w:rsidRPr="00734708">
              <w:t>7 600</w:t>
            </w:r>
          </w:p>
        </w:tc>
        <w:tc>
          <w:tcPr>
            <w:tcW w:w="61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4E8B1FD" w14:textId="77777777" w:rsidR="008D0543" w:rsidRPr="00734708" w:rsidRDefault="008D0543" w:rsidP="00734708">
            <w:pPr>
              <w:jc w:val="both"/>
            </w:pPr>
            <w:r w:rsidRPr="00734708">
              <w:t>11 500</w:t>
            </w:r>
          </w:p>
        </w:tc>
      </w:tr>
      <w:tr w:rsidR="008D0543" w:rsidRPr="00734708" w14:paraId="7D3C97D7" w14:textId="77777777" w:rsidTr="00734708">
        <w:trPr>
          <w:trHeight w:val="315"/>
        </w:trPr>
        <w:tc>
          <w:tcPr>
            <w:tcW w:w="211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887F775" w14:textId="77777777" w:rsidR="008D0543" w:rsidRPr="00734708" w:rsidRDefault="008D0543" w:rsidP="00734708">
            <w:pPr>
              <w:jc w:val="both"/>
            </w:pPr>
            <w:r w:rsidRPr="00734708">
              <w:t>Торговая галерея (площадь помещения 10 - 250 кв. м)</w:t>
            </w:r>
          </w:p>
        </w:tc>
        <w:tc>
          <w:tcPr>
            <w:tcW w:w="88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32D292E" w14:textId="77777777" w:rsidR="008D0543" w:rsidRPr="00734708" w:rsidRDefault="008D0543" w:rsidP="00734708">
            <w:pPr>
              <w:jc w:val="both"/>
            </w:pPr>
            <w:r w:rsidRPr="00734708">
              <w:t>21 800</w:t>
            </w:r>
          </w:p>
        </w:tc>
        <w:tc>
          <w:tcPr>
            <w:tcW w:w="7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691B635" w14:textId="77777777" w:rsidR="008D0543" w:rsidRPr="00734708" w:rsidRDefault="008D0543" w:rsidP="00734708">
            <w:pPr>
              <w:jc w:val="both"/>
            </w:pPr>
            <w:r w:rsidRPr="00734708">
              <w:t>32 700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F07E9B1" w14:textId="77777777" w:rsidR="008D0543" w:rsidRPr="00734708" w:rsidRDefault="008D0543" w:rsidP="00734708">
            <w:pPr>
              <w:jc w:val="both"/>
            </w:pPr>
            <w:r w:rsidRPr="00734708">
              <w:t>9 400</w:t>
            </w:r>
          </w:p>
        </w:tc>
        <w:tc>
          <w:tcPr>
            <w:tcW w:w="61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D9D0E5C" w14:textId="77777777" w:rsidR="008D0543" w:rsidRPr="00734708" w:rsidRDefault="008D0543" w:rsidP="00734708">
            <w:pPr>
              <w:jc w:val="both"/>
            </w:pPr>
            <w:r w:rsidRPr="00734708">
              <w:t>14 100</w:t>
            </w:r>
          </w:p>
        </w:tc>
      </w:tr>
      <w:tr w:rsidR="008D0543" w:rsidRPr="00734708" w14:paraId="72EFCAE6" w14:textId="77777777" w:rsidTr="00734708">
        <w:trPr>
          <w:trHeight w:val="315"/>
        </w:trPr>
        <w:tc>
          <w:tcPr>
            <w:tcW w:w="211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89A0AB2" w14:textId="77777777" w:rsidR="008D0543" w:rsidRPr="00734708" w:rsidRDefault="008D0543" w:rsidP="00734708">
            <w:pPr>
              <w:jc w:val="both"/>
              <w:rPr>
                <w:b/>
                <w:bCs/>
              </w:rPr>
            </w:pPr>
            <w:r w:rsidRPr="00734708">
              <w:rPr>
                <w:b/>
                <w:bCs/>
              </w:rPr>
              <w:t>Средневзвешенная ставка по ТЦ **</w:t>
            </w:r>
          </w:p>
        </w:tc>
        <w:tc>
          <w:tcPr>
            <w:tcW w:w="885" w:type="pct"/>
            <w:tcBorders>
              <w:top w:val="single" w:sz="4" w:space="0" w:color="auto"/>
              <w:left w:val="nil"/>
              <w:bottom w:val="single" w:sz="8" w:space="0" w:color="E26B0A"/>
              <w:right w:val="nil"/>
            </w:tcBorders>
            <w:shd w:val="clear" w:color="auto" w:fill="auto"/>
            <w:vAlign w:val="center"/>
            <w:hideMark/>
          </w:tcPr>
          <w:p w14:paraId="6898FE3E" w14:textId="77777777" w:rsidR="008D0543" w:rsidRPr="00734708" w:rsidRDefault="008D0543" w:rsidP="00734708">
            <w:pPr>
              <w:jc w:val="both"/>
              <w:rPr>
                <w:b/>
                <w:bCs/>
              </w:rPr>
            </w:pPr>
            <w:r w:rsidRPr="00734708">
              <w:rPr>
                <w:b/>
                <w:bCs/>
              </w:rPr>
              <w:t>11 600</w:t>
            </w:r>
          </w:p>
        </w:tc>
        <w:tc>
          <w:tcPr>
            <w:tcW w:w="777" w:type="pct"/>
            <w:tcBorders>
              <w:top w:val="single" w:sz="4" w:space="0" w:color="auto"/>
              <w:left w:val="nil"/>
              <w:bottom w:val="single" w:sz="8" w:space="0" w:color="E26B0A"/>
              <w:right w:val="nil"/>
            </w:tcBorders>
            <w:shd w:val="clear" w:color="auto" w:fill="auto"/>
            <w:vAlign w:val="center"/>
            <w:hideMark/>
          </w:tcPr>
          <w:p w14:paraId="505E7779" w14:textId="77777777" w:rsidR="008D0543" w:rsidRPr="00734708" w:rsidRDefault="008D0543" w:rsidP="00734708">
            <w:pPr>
              <w:jc w:val="both"/>
              <w:rPr>
                <w:b/>
                <w:bCs/>
              </w:rPr>
            </w:pPr>
            <w:r w:rsidRPr="00734708">
              <w:rPr>
                <w:b/>
                <w:bCs/>
              </w:rPr>
              <w:t>17 500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8" w:space="0" w:color="E26B0A"/>
              <w:right w:val="nil"/>
            </w:tcBorders>
            <w:shd w:val="clear" w:color="auto" w:fill="auto"/>
            <w:vAlign w:val="center"/>
            <w:hideMark/>
          </w:tcPr>
          <w:p w14:paraId="531A4CD3" w14:textId="77777777" w:rsidR="008D0543" w:rsidRPr="00734708" w:rsidRDefault="008D0543" w:rsidP="00734708">
            <w:pPr>
              <w:jc w:val="both"/>
              <w:rPr>
                <w:b/>
                <w:bCs/>
              </w:rPr>
            </w:pPr>
            <w:r w:rsidRPr="00734708">
              <w:rPr>
                <w:b/>
                <w:bCs/>
              </w:rPr>
              <w:t>н/п</w:t>
            </w:r>
          </w:p>
        </w:tc>
        <w:tc>
          <w:tcPr>
            <w:tcW w:w="614" w:type="pct"/>
            <w:tcBorders>
              <w:top w:val="single" w:sz="4" w:space="0" w:color="auto"/>
              <w:left w:val="nil"/>
              <w:bottom w:val="single" w:sz="8" w:space="0" w:color="E26B0A"/>
              <w:right w:val="nil"/>
            </w:tcBorders>
            <w:shd w:val="clear" w:color="auto" w:fill="auto"/>
            <w:vAlign w:val="center"/>
            <w:hideMark/>
          </w:tcPr>
          <w:p w14:paraId="33021BC3" w14:textId="77777777" w:rsidR="008D0543" w:rsidRPr="00734708" w:rsidRDefault="008D0543" w:rsidP="00734708">
            <w:pPr>
              <w:jc w:val="both"/>
              <w:rPr>
                <w:b/>
                <w:bCs/>
              </w:rPr>
            </w:pPr>
            <w:r w:rsidRPr="00734708">
              <w:rPr>
                <w:b/>
                <w:bCs/>
              </w:rPr>
              <w:t>н/п</w:t>
            </w:r>
          </w:p>
        </w:tc>
      </w:tr>
    </w:tbl>
    <w:p w14:paraId="7447C932" w14:textId="77777777" w:rsidR="00F54368" w:rsidRPr="00734708" w:rsidRDefault="008D0543" w:rsidP="00734708">
      <w:pPr>
        <w:spacing w:before="120" w:after="120"/>
        <w:ind w:firstLine="567"/>
        <w:jc w:val="both"/>
      </w:pPr>
      <w:r w:rsidRPr="00734708">
        <w:t>Если величина чистой</w:t>
      </w:r>
      <w:r w:rsidR="00C21A37" w:rsidRPr="00734708">
        <w:t xml:space="preserve"> средневзвешенной</w:t>
      </w:r>
      <w:r w:rsidRPr="00734708">
        <w:t xml:space="preserve"> ставки аренды</w:t>
      </w:r>
      <w:r w:rsidR="00C21A37" w:rsidRPr="00734708">
        <w:t xml:space="preserve"> в рассматриваемом ТЦ</w:t>
      </w:r>
      <w:r w:rsidRPr="00734708">
        <w:t xml:space="preserve"> находится в диапазоне, то ее можно использовать в расчете.</w:t>
      </w:r>
    </w:p>
    <w:p w14:paraId="00FE75E2" w14:textId="77777777" w:rsidR="008D0543" w:rsidRPr="00734708" w:rsidRDefault="008D0543" w:rsidP="00734708">
      <w:pPr>
        <w:spacing w:before="120" w:after="120"/>
        <w:ind w:firstLine="567"/>
        <w:jc w:val="both"/>
      </w:pPr>
      <w:r w:rsidRPr="00734708">
        <w:t xml:space="preserve">Если выходит из диапазона, необходимо привести дополнительную аргументацию, с учетом данных, которые были отражены </w:t>
      </w:r>
      <w:r w:rsidR="00273853">
        <w:t xml:space="preserve">в п. </w:t>
      </w:r>
      <w:r w:rsidR="00273853">
        <w:fldChar w:fldCharType="begin"/>
      </w:r>
      <w:r w:rsidR="00273853">
        <w:instrText xml:space="preserve"> REF _Ref510092107 \n \h </w:instrText>
      </w:r>
      <w:r w:rsidR="00273853">
        <w:fldChar w:fldCharType="separate"/>
      </w:r>
      <w:r w:rsidR="00273853">
        <w:t>5.1</w:t>
      </w:r>
      <w:r w:rsidR="00273853">
        <w:fldChar w:fldCharType="end"/>
      </w:r>
      <w:r w:rsidR="00C21A37" w:rsidRPr="00734708">
        <w:t>, и, при необходимости, скорректировать доход от ТЦ, используемый в расчетах.</w:t>
      </w:r>
    </w:p>
    <w:p w14:paraId="3CFD162D" w14:textId="77777777" w:rsidR="006D5166" w:rsidRPr="00734708" w:rsidRDefault="006D5166" w:rsidP="00734708">
      <w:pPr>
        <w:spacing w:before="120" w:after="120"/>
        <w:ind w:firstLine="567"/>
        <w:jc w:val="both"/>
      </w:pPr>
      <w:r w:rsidRPr="00734708">
        <w:t>В рассматриваемом объекте чистая средневзвешенная ставка аренды, определенная на основании договоров аренды и данных о рыночных расходах по эксплуатации ТЦ</w:t>
      </w:r>
      <w:r w:rsidR="003E0307" w:rsidRPr="00734708">
        <w:t xml:space="preserve"> (20 681 руб.)</w:t>
      </w:r>
      <w:r w:rsidRPr="00734708">
        <w:t>, превышает максимальную средневзвешенную чистую ставку аренды по ТЦ рассматриваемого города</w:t>
      </w:r>
      <w:r w:rsidR="003E0307" w:rsidRPr="00734708">
        <w:t xml:space="preserve"> (17 500 руб.)</w:t>
      </w:r>
      <w:r w:rsidRPr="00734708">
        <w:t xml:space="preserve"> на 18%.</w:t>
      </w:r>
      <w:r w:rsidR="003E0307" w:rsidRPr="00734708">
        <w:t xml:space="preserve">  Вместе с тем, при анализе структуры арендаторов было отмечено, что в нашем ТЦ доля якорных арендаторов составляет 38%, а в аналитике </w:t>
      </w:r>
      <w:r w:rsidR="003E0307" w:rsidRPr="00734708">
        <w:rPr>
          <w:lang w:val="en-US"/>
        </w:rPr>
        <w:t>PwC</w:t>
      </w:r>
      <w:r w:rsidR="003E0307" w:rsidRPr="00734708">
        <w:t xml:space="preserve"> средневзвешенная ставка определяется для ТЦ с долей якорных арендаторов 65%.  Таким образом, у нас доля якорных арендаторов (которые платят пониженную по сравнению с торговой галерей ставку аренды) меньше, следовательно, средневзвешенная ставка по ТЦ может быть выше, чем в аналитике </w:t>
      </w:r>
      <w:r w:rsidR="003E0307" w:rsidRPr="00734708">
        <w:rPr>
          <w:lang w:val="en-US"/>
        </w:rPr>
        <w:t>PwC</w:t>
      </w:r>
      <w:r w:rsidR="003E0307" w:rsidRPr="00734708">
        <w:t>.</w:t>
      </w:r>
    </w:p>
    <w:p w14:paraId="5448833B" w14:textId="77777777" w:rsidR="00482483" w:rsidRPr="00734708" w:rsidRDefault="006620A4" w:rsidP="00734708">
      <w:pPr>
        <w:spacing w:before="120" w:after="120"/>
        <w:ind w:firstLine="567"/>
        <w:jc w:val="both"/>
        <w:rPr>
          <w:b/>
        </w:rPr>
      </w:pPr>
      <w:r w:rsidRPr="00734708">
        <w:rPr>
          <w:b/>
        </w:rPr>
        <w:t>Вывод: Учитывая</w:t>
      </w:r>
      <w:r w:rsidR="003E0307" w:rsidRPr="00734708">
        <w:rPr>
          <w:b/>
        </w:rPr>
        <w:t xml:space="preserve"> вышесказанное</w:t>
      </w:r>
      <w:r w:rsidRPr="00734708">
        <w:rPr>
          <w:b/>
        </w:rPr>
        <w:t>,</w:t>
      </w:r>
      <w:r w:rsidR="003E0307" w:rsidRPr="00734708">
        <w:rPr>
          <w:b/>
        </w:rPr>
        <w:t xml:space="preserve"> а также</w:t>
      </w:r>
      <w:r w:rsidRPr="00734708">
        <w:rPr>
          <w:b/>
        </w:rPr>
        <w:t xml:space="preserve"> отличное местоположение рассматриваемого ТЦ, высокую загрузку арендаторами, долгосрочный </w:t>
      </w:r>
      <w:r w:rsidR="000E2844" w:rsidRPr="00734708">
        <w:rPr>
          <w:b/>
        </w:rPr>
        <w:t xml:space="preserve">характер договоров аренды, </w:t>
      </w:r>
      <w:r w:rsidR="003E0307" w:rsidRPr="00734708">
        <w:rPr>
          <w:b/>
        </w:rPr>
        <w:t>возможно</w:t>
      </w:r>
      <w:r w:rsidR="000E2844" w:rsidRPr="00734708">
        <w:rPr>
          <w:b/>
        </w:rPr>
        <w:t xml:space="preserve"> использовать для расчетов рыночной стоимости рассматриваемого торгового центра ставки аренды</w:t>
      </w:r>
      <w:r w:rsidR="003E0307" w:rsidRPr="00734708">
        <w:rPr>
          <w:b/>
        </w:rPr>
        <w:t xml:space="preserve"> по действующим</w:t>
      </w:r>
      <w:r w:rsidR="000E2844" w:rsidRPr="00734708">
        <w:rPr>
          <w:b/>
        </w:rPr>
        <w:t xml:space="preserve"> договорам аренды.</w:t>
      </w:r>
    </w:p>
    <w:p w14:paraId="7CDF4D4A" w14:textId="77777777" w:rsidR="00D75832" w:rsidRPr="00734708" w:rsidRDefault="00D75832" w:rsidP="00734708">
      <w:pPr>
        <w:pStyle w:val="2"/>
        <w:numPr>
          <w:ilvl w:val="1"/>
          <w:numId w:val="4"/>
        </w:numPr>
        <w:spacing w:before="120" w:after="120"/>
        <w:ind w:left="0" w:firstLine="567"/>
        <w:rPr>
          <w:szCs w:val="24"/>
        </w:rPr>
      </w:pPr>
      <w:bookmarkStart w:id="3249" w:name="_Toc510092333"/>
      <w:r w:rsidRPr="00734708">
        <w:rPr>
          <w:szCs w:val="24"/>
        </w:rPr>
        <w:t>Выбор метода оценки</w:t>
      </w:r>
      <w:bookmarkEnd w:id="3249"/>
    </w:p>
    <w:p w14:paraId="1DA50E70" w14:textId="77777777" w:rsidR="000E1463" w:rsidRPr="00734708" w:rsidRDefault="000E1463" w:rsidP="00734708">
      <w:pPr>
        <w:spacing w:before="120" w:after="120"/>
        <w:ind w:firstLine="567"/>
        <w:jc w:val="both"/>
      </w:pPr>
      <w:r w:rsidRPr="00734708">
        <w:t xml:space="preserve">В данном случае рассматривается эксплуатируемый объект с высокой степенью загрузки арендаторами. Поэтому, </w:t>
      </w:r>
      <w:r w:rsidR="00C571B1" w:rsidRPr="00734708">
        <w:t>для</w:t>
      </w:r>
      <w:r w:rsidR="009D1914" w:rsidRPr="00734708">
        <w:t xml:space="preserve"> его</w:t>
      </w:r>
      <w:r w:rsidRPr="00734708">
        <w:t xml:space="preserve"> оценк</w:t>
      </w:r>
      <w:r w:rsidR="00C571B1" w:rsidRPr="00734708">
        <w:t>и</w:t>
      </w:r>
      <w:r w:rsidRPr="00734708">
        <w:t xml:space="preserve"> будет использован метод прямой капитализации (</w:t>
      </w:r>
      <w:r w:rsidR="004C235D" w:rsidRPr="00734708">
        <w:t xml:space="preserve">далее - </w:t>
      </w:r>
      <w:r w:rsidRPr="00734708">
        <w:t>ПК).</w:t>
      </w:r>
    </w:p>
    <w:p w14:paraId="6027B095" w14:textId="77777777" w:rsidR="009D1914" w:rsidRPr="00734708" w:rsidRDefault="000E1463" w:rsidP="00734708">
      <w:pPr>
        <w:spacing w:before="120" w:after="120"/>
        <w:ind w:firstLine="567"/>
        <w:jc w:val="both"/>
      </w:pPr>
      <w:r w:rsidRPr="00734708">
        <w:t>Необходимо отметить, что применение метода дисконтирования денежных потоков (</w:t>
      </w:r>
      <w:r w:rsidR="004C235D" w:rsidRPr="00734708">
        <w:t xml:space="preserve">далее - </w:t>
      </w:r>
      <w:r w:rsidRPr="00734708">
        <w:t xml:space="preserve">ДДП), при оценке торгового центра допустимо. Критерием выбора метода </w:t>
      </w:r>
      <w:r w:rsidR="00241D09" w:rsidRPr="00734708">
        <w:t xml:space="preserve">оценки </w:t>
      </w:r>
      <w:r w:rsidRPr="00734708">
        <w:t>явл</w:t>
      </w:r>
      <w:r w:rsidR="00143C66" w:rsidRPr="00734708">
        <w:t xml:space="preserve">яется загрузка торгового центра. </w:t>
      </w:r>
    </w:p>
    <w:p w14:paraId="6DAE326C" w14:textId="77777777" w:rsidR="009D1914" w:rsidRPr="00734708" w:rsidRDefault="00143C66" w:rsidP="00734708">
      <w:pPr>
        <w:spacing w:before="120" w:after="120"/>
        <w:ind w:firstLine="567"/>
        <w:jc w:val="both"/>
      </w:pPr>
      <w:r w:rsidRPr="00734708">
        <w:t>Нормальная загрузка для торгового центра – 95</w:t>
      </w:r>
      <w:r w:rsidR="009D1914" w:rsidRPr="00734708">
        <w:t xml:space="preserve">% </w:t>
      </w:r>
      <w:r w:rsidRPr="00734708">
        <w:t>-</w:t>
      </w:r>
      <w:r w:rsidR="009D1914" w:rsidRPr="00734708">
        <w:t xml:space="preserve"> </w:t>
      </w:r>
      <w:r w:rsidRPr="00734708">
        <w:t>100%. Для</w:t>
      </w:r>
      <w:r w:rsidR="009D1914" w:rsidRPr="00734708">
        <w:t xml:space="preserve"> объектов с </w:t>
      </w:r>
      <w:r w:rsidRPr="00734708">
        <w:t>подобной загрузк</w:t>
      </w:r>
      <w:r w:rsidR="009D1914" w:rsidRPr="00734708">
        <w:t>ой (как в данном случае)</w:t>
      </w:r>
      <w:r w:rsidRPr="00734708">
        <w:t xml:space="preserve"> необходимо использовать метод прямой капитализации. </w:t>
      </w:r>
    </w:p>
    <w:p w14:paraId="4ED14176" w14:textId="77777777" w:rsidR="000E1463" w:rsidRPr="00734708" w:rsidRDefault="009D1914" w:rsidP="00734708">
      <w:pPr>
        <w:spacing w:before="120" w:after="120"/>
        <w:ind w:firstLine="567"/>
        <w:jc w:val="both"/>
      </w:pPr>
      <w:r w:rsidRPr="00734708">
        <w:t>В случае</w:t>
      </w:r>
      <w:r w:rsidR="00143C66" w:rsidRPr="00734708">
        <w:t xml:space="preserve"> если загрузка</w:t>
      </w:r>
      <w:r w:rsidRPr="00734708">
        <w:t xml:space="preserve"> торгового центра</w:t>
      </w:r>
      <w:r w:rsidR="00143C66" w:rsidRPr="00734708">
        <w:t xml:space="preserve"> ниже 95%</w:t>
      </w:r>
      <w:r w:rsidR="00962A36" w:rsidRPr="00734708">
        <w:t>,</w:t>
      </w:r>
      <w:r w:rsidR="00143C66" w:rsidRPr="00734708">
        <w:t xml:space="preserve"> возможно использовать ДДП. Однако</w:t>
      </w:r>
      <w:r w:rsidRPr="00734708">
        <w:t xml:space="preserve"> при рассмотрении ТЦ, действующих более 3-х лет, с</w:t>
      </w:r>
      <w:r w:rsidR="00143C66" w:rsidRPr="00734708">
        <w:t xml:space="preserve"> загрузк</w:t>
      </w:r>
      <w:r w:rsidRPr="00734708">
        <w:t>ой</w:t>
      </w:r>
      <w:r w:rsidR="00143C66" w:rsidRPr="00734708">
        <w:t xml:space="preserve"> ниже 95%, а тем более</w:t>
      </w:r>
      <w:r w:rsidRPr="00734708">
        <w:t>,</w:t>
      </w:r>
      <w:r w:rsidR="00143C66" w:rsidRPr="00734708">
        <w:t xml:space="preserve"> ниже 90%, требует</w:t>
      </w:r>
      <w:r w:rsidRPr="00734708">
        <w:t>ся</w:t>
      </w:r>
      <w:r w:rsidR="00143C66" w:rsidRPr="00734708">
        <w:t xml:space="preserve"> дополнительн</w:t>
      </w:r>
      <w:r w:rsidRPr="00734708">
        <w:t>ый</w:t>
      </w:r>
      <w:r w:rsidR="00143C66" w:rsidRPr="00734708">
        <w:t xml:space="preserve"> анализ</w:t>
      </w:r>
      <w:r w:rsidR="00962A36" w:rsidRPr="00734708">
        <w:t>, обосновани</w:t>
      </w:r>
      <w:r w:rsidRPr="00734708">
        <w:t>е</w:t>
      </w:r>
      <w:r w:rsidR="00962A36" w:rsidRPr="00734708">
        <w:t xml:space="preserve"> возможности увеличения</w:t>
      </w:r>
      <w:r w:rsidRPr="00734708">
        <w:t xml:space="preserve"> загрузки</w:t>
      </w:r>
      <w:r w:rsidR="00962A36" w:rsidRPr="00734708">
        <w:t xml:space="preserve"> и обосновани</w:t>
      </w:r>
      <w:r w:rsidRPr="00734708">
        <w:t>е</w:t>
      </w:r>
      <w:r w:rsidR="00962A36" w:rsidRPr="00734708">
        <w:t xml:space="preserve"> ставок аренды для вакантных площадей.</w:t>
      </w:r>
    </w:p>
    <w:p w14:paraId="4CC918D1" w14:textId="77777777" w:rsidR="00D77FC8" w:rsidRPr="00734708" w:rsidRDefault="00D77FC8" w:rsidP="00734708">
      <w:pPr>
        <w:pStyle w:val="3"/>
        <w:numPr>
          <w:ilvl w:val="2"/>
          <w:numId w:val="33"/>
        </w:numPr>
        <w:spacing w:before="120" w:after="120"/>
        <w:ind w:left="0" w:firstLine="567"/>
        <w:rPr>
          <w:szCs w:val="24"/>
        </w:rPr>
      </w:pPr>
      <w:bookmarkStart w:id="3250" w:name="_Toc510092334"/>
      <w:r w:rsidRPr="00734708">
        <w:rPr>
          <w:szCs w:val="24"/>
        </w:rPr>
        <w:lastRenderedPageBreak/>
        <w:t>Оценка методом прямой капитализации</w:t>
      </w:r>
      <w:bookmarkEnd w:id="3250"/>
    </w:p>
    <w:p w14:paraId="59C9F8AB" w14:textId="77777777" w:rsidR="00DA3C05" w:rsidRPr="00734708" w:rsidRDefault="00DA3C05" w:rsidP="00734708">
      <w:pPr>
        <w:pStyle w:val="4"/>
        <w:spacing w:before="120" w:after="120"/>
        <w:ind w:left="0" w:firstLine="567"/>
        <w:jc w:val="both"/>
        <w:rPr>
          <w:szCs w:val="24"/>
        </w:rPr>
      </w:pPr>
      <w:bookmarkStart w:id="3251" w:name="_Toc510092335"/>
      <w:r w:rsidRPr="00734708">
        <w:rPr>
          <w:szCs w:val="24"/>
        </w:rPr>
        <w:t>Анализ загрузки</w:t>
      </w:r>
      <w:bookmarkEnd w:id="3251"/>
    </w:p>
    <w:p w14:paraId="3455A3CB" w14:textId="77777777" w:rsidR="000A260A" w:rsidRPr="00734708" w:rsidRDefault="0067472B" w:rsidP="00734708">
      <w:pPr>
        <w:spacing w:before="120" w:after="120"/>
        <w:ind w:firstLine="567"/>
        <w:jc w:val="both"/>
      </w:pPr>
      <w:r w:rsidRPr="00734708">
        <w:t>В данном случае при оценке методом ПК необходимо использовать загрузку ниже, чем 100%</w:t>
      </w:r>
      <w:r w:rsidR="000A260A" w:rsidRPr="00734708">
        <w:t xml:space="preserve">, в связи с ротацией арендаторов, которая характерна для любого ТЦ </w:t>
      </w:r>
      <w:r w:rsidR="004C235D" w:rsidRPr="00734708">
        <w:t>в долгосрочной перспективе</w:t>
      </w:r>
      <w:r w:rsidR="000A260A" w:rsidRPr="00734708">
        <w:t xml:space="preserve">. Для расчета рыночной стоимости будет использоваться загрузка – 98%. </w:t>
      </w:r>
    </w:p>
    <w:p w14:paraId="54797D42" w14:textId="77777777" w:rsidR="00DA3C05" w:rsidRPr="00734708" w:rsidRDefault="000A260A" w:rsidP="00734708">
      <w:pPr>
        <w:spacing w:before="120" w:after="120"/>
        <w:ind w:firstLine="567"/>
        <w:jc w:val="both"/>
      </w:pPr>
      <w:r w:rsidRPr="00734708">
        <w:t>В общем случае, если загрузка ТЦ находится в диапазоне 95</w:t>
      </w:r>
      <w:r w:rsidR="004C235D" w:rsidRPr="00734708">
        <w:t xml:space="preserve">% </w:t>
      </w:r>
      <w:r w:rsidRPr="00734708">
        <w:t>-</w:t>
      </w:r>
      <w:r w:rsidR="004C235D" w:rsidRPr="00734708">
        <w:t xml:space="preserve"> </w:t>
      </w:r>
      <w:r w:rsidRPr="00734708">
        <w:t>99%, в расчете методом ПК целесообразно использовать загрузку – 95%.</w:t>
      </w:r>
      <w:r w:rsidR="0067472B" w:rsidRPr="00734708">
        <w:t xml:space="preserve"> </w:t>
      </w:r>
    </w:p>
    <w:p w14:paraId="53C73700" w14:textId="77777777" w:rsidR="00482483" w:rsidRPr="00734708" w:rsidRDefault="00DA3C05" w:rsidP="00734708">
      <w:pPr>
        <w:pStyle w:val="4"/>
        <w:spacing w:before="120" w:after="120"/>
        <w:ind w:left="0" w:firstLine="567"/>
        <w:jc w:val="both"/>
        <w:rPr>
          <w:szCs w:val="24"/>
        </w:rPr>
      </w:pPr>
      <w:bookmarkStart w:id="3252" w:name="_Toc510092336"/>
      <w:r w:rsidRPr="00734708">
        <w:rPr>
          <w:szCs w:val="24"/>
        </w:rPr>
        <w:t>Резерв на замещение</w:t>
      </w:r>
      <w:bookmarkEnd w:id="3252"/>
      <w:r w:rsidR="00482483" w:rsidRPr="00734708">
        <w:rPr>
          <w:szCs w:val="24"/>
        </w:rPr>
        <w:t xml:space="preserve"> </w:t>
      </w:r>
    </w:p>
    <w:p w14:paraId="1C95D5AA" w14:textId="77777777" w:rsidR="003D2E09" w:rsidRPr="00734708" w:rsidRDefault="003D2E09" w:rsidP="00734708">
      <w:pPr>
        <w:spacing w:before="120" w:after="120"/>
        <w:ind w:firstLine="567"/>
        <w:jc w:val="both"/>
      </w:pPr>
      <w:r w:rsidRPr="00734708">
        <w:t xml:space="preserve">Необходимо обращать внимание на учет / </w:t>
      </w:r>
      <w:proofErr w:type="spellStart"/>
      <w:r w:rsidRPr="00734708">
        <w:t>неучет</w:t>
      </w:r>
      <w:proofErr w:type="spellEnd"/>
      <w:r w:rsidRPr="00734708">
        <w:t xml:space="preserve"> величины капитального резерва в представляемых Залогодателям данных относительно величины эксплуатационных расходов в объекте оценки.</w:t>
      </w:r>
    </w:p>
    <w:p w14:paraId="3B32AC5B" w14:textId="77777777" w:rsidR="003D2E09" w:rsidRPr="00734708" w:rsidRDefault="003D2E09" w:rsidP="00734708">
      <w:pPr>
        <w:spacing w:before="120" w:after="120"/>
        <w:ind w:firstLine="567"/>
        <w:jc w:val="both"/>
      </w:pPr>
      <w:r w:rsidRPr="00734708">
        <w:t>Капитальный резерв (резерв на замещение) формируется посредством ежегодного отчисления 3% - 5% от действительного валового дохода и используется для покрытия расходов, связанных с необходимостью замены оборудования и отдельных частей объекта в результате их изнашивания.</w:t>
      </w:r>
    </w:p>
    <w:p w14:paraId="220AF17B" w14:textId="77777777" w:rsidR="003D2E09" w:rsidRPr="00734708" w:rsidRDefault="003D2E09" w:rsidP="00734708">
      <w:pPr>
        <w:spacing w:before="120" w:after="120"/>
        <w:ind w:firstLine="567"/>
        <w:jc w:val="both"/>
      </w:pPr>
      <w:r w:rsidRPr="00734708">
        <w:t>В</w:t>
      </w:r>
      <w:r w:rsidR="0072690B" w:rsidRPr="00734708">
        <w:t xml:space="preserve"> большинстве </w:t>
      </w:r>
      <w:r w:rsidRPr="00734708">
        <w:t>случае</w:t>
      </w:r>
      <w:r w:rsidR="0072690B" w:rsidRPr="00734708">
        <w:t>в</w:t>
      </w:r>
      <w:r w:rsidRPr="00734708">
        <w:t xml:space="preserve"> данный параметр не включ</w:t>
      </w:r>
      <w:r w:rsidR="0072690B" w:rsidRPr="00734708">
        <w:t>ается собственником</w:t>
      </w:r>
      <w:r w:rsidRPr="00734708">
        <w:t xml:space="preserve"> в перечень,</w:t>
      </w:r>
      <w:r w:rsidR="0072690B" w:rsidRPr="00734708">
        <w:t xml:space="preserve"> поэтому</w:t>
      </w:r>
      <w:r w:rsidRPr="00734708">
        <w:t xml:space="preserve"> в расчетной модели</w:t>
      </w:r>
      <w:r w:rsidR="0072690B" w:rsidRPr="00734708">
        <w:t xml:space="preserve"> его необходимо учитывать</w:t>
      </w:r>
      <w:r w:rsidRPr="00734708">
        <w:t xml:space="preserve"> дополнительно.</w:t>
      </w:r>
    </w:p>
    <w:p w14:paraId="18DECE08" w14:textId="77777777" w:rsidR="003D2E09" w:rsidRPr="00734708" w:rsidRDefault="003D2E09" w:rsidP="00734708">
      <w:pPr>
        <w:spacing w:before="120" w:after="120"/>
        <w:ind w:firstLine="567"/>
        <w:jc w:val="both"/>
      </w:pPr>
      <w:r w:rsidRPr="00734708">
        <w:t>Величина капитального резерва в соответствии с рыночной практикой обычно принимается на уровне 3% - 5% от</w:t>
      </w:r>
      <w:r w:rsidR="000759E0" w:rsidRPr="00734708">
        <w:t xml:space="preserve"> действительного валового дохода</w:t>
      </w:r>
      <w:r w:rsidRPr="00734708">
        <w:t xml:space="preserve"> </w:t>
      </w:r>
      <w:r w:rsidR="000759E0" w:rsidRPr="00734708">
        <w:t xml:space="preserve">(далее – </w:t>
      </w:r>
      <w:r w:rsidRPr="00734708">
        <w:t>ДВД</w:t>
      </w:r>
      <w:r w:rsidR="000759E0" w:rsidRPr="00734708">
        <w:t>)</w:t>
      </w:r>
      <w:r w:rsidRPr="00734708">
        <w:t xml:space="preserve">.  При этом для </w:t>
      </w:r>
      <w:r w:rsidR="0072690B" w:rsidRPr="00734708">
        <w:t>относительно новых</w:t>
      </w:r>
      <w:r w:rsidRPr="00734708">
        <w:t xml:space="preserve"> объектов капитальный резерв принимаем ближе к нижней границе диапазона (3%), а для объектов с существенным накопленным износом – ближе к верхней границе диапазона (5%).</w:t>
      </w:r>
    </w:p>
    <w:p w14:paraId="3692D449" w14:textId="77777777" w:rsidR="003D2E09" w:rsidRPr="00734708" w:rsidRDefault="003D2E09" w:rsidP="00734708">
      <w:pPr>
        <w:spacing w:before="120" w:after="120"/>
        <w:ind w:firstLine="567"/>
        <w:jc w:val="both"/>
      </w:pPr>
      <w:r w:rsidRPr="00734708">
        <w:t>В данном случае рассматривается ТЦ, который построен и введен в эксплуатацию 6 лет назад, капитальный резерв</w:t>
      </w:r>
      <w:r w:rsidR="00780ED5" w:rsidRPr="00734708">
        <w:t>,</w:t>
      </w:r>
      <w:r w:rsidRPr="00734708">
        <w:t xml:space="preserve"> принятый для расчета – 3%.</w:t>
      </w:r>
    </w:p>
    <w:p w14:paraId="39E6C405" w14:textId="77777777" w:rsidR="008D0543" w:rsidRPr="00734708" w:rsidRDefault="008D0543" w:rsidP="00734708">
      <w:pPr>
        <w:pStyle w:val="4"/>
        <w:spacing w:before="120" w:after="120"/>
        <w:ind w:left="0" w:firstLine="567"/>
        <w:jc w:val="both"/>
        <w:rPr>
          <w:szCs w:val="24"/>
        </w:rPr>
      </w:pPr>
      <w:bookmarkStart w:id="3253" w:name="_Toc510092337"/>
      <w:r w:rsidRPr="00734708">
        <w:rPr>
          <w:szCs w:val="24"/>
        </w:rPr>
        <w:t>Ставка капитализации</w:t>
      </w:r>
      <w:bookmarkEnd w:id="3253"/>
    </w:p>
    <w:p w14:paraId="64FAC2F0" w14:textId="77777777" w:rsidR="008D0543" w:rsidRPr="00734708" w:rsidRDefault="008D0543" w:rsidP="00734708">
      <w:pPr>
        <w:spacing w:before="120" w:after="120"/>
        <w:ind w:firstLine="567"/>
        <w:jc w:val="both"/>
      </w:pPr>
      <w:r w:rsidRPr="00734708">
        <w:t xml:space="preserve">Выбор ставки капитализации определяется с учетом данных </w:t>
      </w:r>
      <w:r w:rsidR="000759E0" w:rsidRPr="00734708">
        <w:t>PwC</w:t>
      </w:r>
      <w:r w:rsidRPr="00734708">
        <w:t>.</w:t>
      </w:r>
    </w:p>
    <w:p w14:paraId="03156A33" w14:textId="1BA3CC3D" w:rsidR="008D0543" w:rsidRPr="00734708" w:rsidRDefault="002C1C81" w:rsidP="00734708">
      <w:pPr>
        <w:spacing w:before="120" w:after="120"/>
        <w:ind w:firstLine="567"/>
        <w:jc w:val="both"/>
        <w:rPr>
          <w:b/>
        </w:rPr>
      </w:pPr>
      <w:r w:rsidRPr="00734708">
        <w:rPr>
          <w:b/>
        </w:rPr>
        <w:t xml:space="preserve">Таблица </w:t>
      </w:r>
      <w:r w:rsidR="00633E96" w:rsidRPr="00734708">
        <w:rPr>
          <w:b/>
        </w:rPr>
        <w:fldChar w:fldCharType="begin"/>
      </w:r>
      <w:r w:rsidR="00633E96" w:rsidRPr="00734708">
        <w:rPr>
          <w:b/>
        </w:rPr>
        <w:instrText xml:space="preserve"> SEQ Таблица \* ARABIC </w:instrText>
      </w:r>
      <w:r w:rsidR="00633E96" w:rsidRPr="00734708">
        <w:rPr>
          <w:b/>
        </w:rPr>
        <w:fldChar w:fldCharType="separate"/>
      </w:r>
      <w:r w:rsidR="00273853">
        <w:rPr>
          <w:b/>
          <w:noProof/>
        </w:rPr>
        <w:t>9</w:t>
      </w:r>
      <w:r w:rsidR="00633E96" w:rsidRPr="00734708">
        <w:rPr>
          <w:b/>
          <w:noProof/>
        </w:rPr>
        <w:fldChar w:fldCharType="end"/>
      </w:r>
      <w:r w:rsidRPr="00734708">
        <w:rPr>
          <w:b/>
        </w:rPr>
        <w:t xml:space="preserve">.  Данные </w:t>
      </w:r>
      <w:r w:rsidR="000759E0" w:rsidRPr="00734708">
        <w:rPr>
          <w:b/>
        </w:rPr>
        <w:t>PwC</w:t>
      </w:r>
      <w:r w:rsidRPr="00734708">
        <w:rPr>
          <w:b/>
        </w:rPr>
        <w:t xml:space="preserve"> по ставкам капитализации для торговых центров в г. </w:t>
      </w:r>
      <w:del w:id="3254" w:author="_" w:date="2025-11-25T12:34:00Z">
        <w:r w:rsidRPr="00734708" w:rsidDel="00AD45DD">
          <w:rPr>
            <w:b/>
          </w:rPr>
          <w:delText>Сбер</w:delText>
        </w:r>
      </w:del>
      <w:ins w:id="3255" w:author="_" w:date="2025-11-25T12:34:00Z">
        <w:r w:rsidR="00AD45DD">
          <w:rPr>
            <w:b/>
          </w:rPr>
          <w:t>Калинин</w:t>
        </w:r>
      </w:ins>
      <w:r w:rsidRPr="00734708">
        <w:rPr>
          <w:b/>
        </w:rPr>
        <w:t>граде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72"/>
        <w:gridCol w:w="2939"/>
        <w:gridCol w:w="3076"/>
        <w:gridCol w:w="1935"/>
      </w:tblGrid>
      <w:tr w:rsidR="005E4AC7" w:rsidRPr="00734708" w14:paraId="0B16D237" w14:textId="77777777" w:rsidTr="00734708">
        <w:trPr>
          <w:trHeight w:val="255"/>
          <w:tblHeader/>
        </w:trPr>
        <w:tc>
          <w:tcPr>
            <w:tcW w:w="994" w:type="pct"/>
            <w:vMerge w:val="restart"/>
            <w:tcBorders>
              <w:top w:val="single" w:sz="4" w:space="0" w:color="F79646"/>
              <w:left w:val="nil"/>
              <w:bottom w:val="single" w:sz="8" w:space="0" w:color="F79646"/>
              <w:right w:val="nil"/>
            </w:tcBorders>
            <w:shd w:val="clear" w:color="auto" w:fill="D9D9D9"/>
            <w:vAlign w:val="center"/>
            <w:hideMark/>
          </w:tcPr>
          <w:p w14:paraId="6797E76A" w14:textId="77777777" w:rsidR="005E4AC7" w:rsidRPr="00734708" w:rsidRDefault="005E4AC7" w:rsidP="00734708">
            <w:pPr>
              <w:jc w:val="both"/>
              <w:rPr>
                <w:b/>
                <w:bCs/>
                <w:i/>
              </w:rPr>
            </w:pPr>
            <w:r w:rsidRPr="00734708">
              <w:rPr>
                <w:b/>
                <w:bCs/>
                <w:i/>
              </w:rPr>
              <w:t>№ п/п</w:t>
            </w:r>
          </w:p>
        </w:tc>
        <w:tc>
          <w:tcPr>
            <w:tcW w:w="1481" w:type="pct"/>
            <w:vMerge w:val="restart"/>
            <w:tcBorders>
              <w:top w:val="single" w:sz="4" w:space="0" w:color="F79646"/>
              <w:left w:val="nil"/>
              <w:bottom w:val="single" w:sz="8" w:space="0" w:color="F79646"/>
              <w:right w:val="nil"/>
            </w:tcBorders>
            <w:shd w:val="clear" w:color="auto" w:fill="D9D9D9"/>
            <w:vAlign w:val="center"/>
            <w:hideMark/>
          </w:tcPr>
          <w:p w14:paraId="4995B2E3" w14:textId="77777777" w:rsidR="005E4AC7" w:rsidRPr="00734708" w:rsidRDefault="005E4AC7" w:rsidP="00734708">
            <w:pPr>
              <w:jc w:val="both"/>
              <w:rPr>
                <w:b/>
                <w:bCs/>
                <w:i/>
              </w:rPr>
            </w:pPr>
            <w:r w:rsidRPr="00734708">
              <w:rPr>
                <w:b/>
                <w:bCs/>
                <w:i/>
              </w:rPr>
              <w:t>Класс объекта</w:t>
            </w:r>
          </w:p>
        </w:tc>
        <w:tc>
          <w:tcPr>
            <w:tcW w:w="2525" w:type="pct"/>
            <w:gridSpan w:val="2"/>
            <w:tcBorders>
              <w:top w:val="single" w:sz="4" w:space="0" w:color="F79646"/>
              <w:left w:val="nil"/>
              <w:bottom w:val="single" w:sz="8" w:space="0" w:color="F79646"/>
              <w:right w:val="nil"/>
            </w:tcBorders>
            <w:shd w:val="clear" w:color="auto" w:fill="D9D9D9"/>
            <w:vAlign w:val="center"/>
            <w:hideMark/>
          </w:tcPr>
          <w:p w14:paraId="0EFC9618" w14:textId="77777777" w:rsidR="005E4AC7" w:rsidRPr="00734708" w:rsidRDefault="005E4AC7" w:rsidP="00734708">
            <w:pPr>
              <w:jc w:val="both"/>
              <w:rPr>
                <w:b/>
                <w:bCs/>
                <w:i/>
              </w:rPr>
            </w:pPr>
            <w:r w:rsidRPr="00734708">
              <w:rPr>
                <w:b/>
                <w:bCs/>
                <w:i/>
              </w:rPr>
              <w:t>Диапазон ставок капитализации, %</w:t>
            </w:r>
          </w:p>
        </w:tc>
      </w:tr>
      <w:tr w:rsidR="005E4AC7" w:rsidRPr="00734708" w14:paraId="40ABD448" w14:textId="77777777" w:rsidTr="00734708">
        <w:trPr>
          <w:trHeight w:val="405"/>
          <w:tblHeader/>
        </w:trPr>
        <w:tc>
          <w:tcPr>
            <w:tcW w:w="994" w:type="pct"/>
            <w:vMerge/>
            <w:tcBorders>
              <w:top w:val="single" w:sz="4" w:space="0" w:color="F79646"/>
              <w:left w:val="nil"/>
              <w:bottom w:val="single" w:sz="8" w:space="0" w:color="F79646"/>
              <w:right w:val="nil"/>
            </w:tcBorders>
            <w:shd w:val="clear" w:color="auto" w:fill="D9D9D9"/>
            <w:vAlign w:val="center"/>
            <w:hideMark/>
          </w:tcPr>
          <w:p w14:paraId="058B4400" w14:textId="77777777" w:rsidR="005E4AC7" w:rsidRPr="00734708" w:rsidRDefault="005E4AC7" w:rsidP="00734708">
            <w:pPr>
              <w:jc w:val="both"/>
              <w:rPr>
                <w:b/>
                <w:bCs/>
                <w:i/>
              </w:rPr>
            </w:pPr>
          </w:p>
        </w:tc>
        <w:tc>
          <w:tcPr>
            <w:tcW w:w="1481" w:type="pct"/>
            <w:vMerge/>
            <w:tcBorders>
              <w:top w:val="single" w:sz="4" w:space="0" w:color="F79646"/>
              <w:left w:val="nil"/>
              <w:bottom w:val="single" w:sz="8" w:space="0" w:color="F79646"/>
              <w:right w:val="nil"/>
            </w:tcBorders>
            <w:shd w:val="clear" w:color="auto" w:fill="D9D9D9"/>
            <w:vAlign w:val="center"/>
            <w:hideMark/>
          </w:tcPr>
          <w:p w14:paraId="4ABC7A6F" w14:textId="77777777" w:rsidR="005E4AC7" w:rsidRPr="00734708" w:rsidRDefault="005E4AC7" w:rsidP="00734708">
            <w:pPr>
              <w:jc w:val="both"/>
              <w:rPr>
                <w:b/>
                <w:bCs/>
                <w:i/>
              </w:rPr>
            </w:pPr>
          </w:p>
        </w:tc>
        <w:tc>
          <w:tcPr>
            <w:tcW w:w="1550" w:type="pct"/>
            <w:tcBorders>
              <w:top w:val="single" w:sz="4" w:space="0" w:color="F79646"/>
              <w:left w:val="nil"/>
              <w:bottom w:val="single" w:sz="8" w:space="0" w:color="F79646"/>
              <w:right w:val="nil"/>
            </w:tcBorders>
            <w:shd w:val="clear" w:color="auto" w:fill="D9D9D9"/>
            <w:vAlign w:val="center"/>
            <w:hideMark/>
          </w:tcPr>
          <w:p w14:paraId="3BB1C446" w14:textId="77777777" w:rsidR="005E4AC7" w:rsidRPr="00734708" w:rsidRDefault="005E4AC7" w:rsidP="00734708">
            <w:pPr>
              <w:jc w:val="both"/>
              <w:rPr>
                <w:b/>
                <w:bCs/>
                <w:i/>
              </w:rPr>
            </w:pPr>
            <w:r w:rsidRPr="00734708">
              <w:rPr>
                <w:b/>
                <w:bCs/>
                <w:i/>
              </w:rPr>
              <w:t>Нижняя граница</w:t>
            </w:r>
          </w:p>
        </w:tc>
        <w:tc>
          <w:tcPr>
            <w:tcW w:w="975" w:type="pct"/>
            <w:tcBorders>
              <w:top w:val="single" w:sz="4" w:space="0" w:color="F79646"/>
              <w:left w:val="nil"/>
              <w:bottom w:val="single" w:sz="8" w:space="0" w:color="F79646"/>
              <w:right w:val="nil"/>
            </w:tcBorders>
            <w:shd w:val="clear" w:color="auto" w:fill="D9D9D9"/>
            <w:vAlign w:val="center"/>
            <w:hideMark/>
          </w:tcPr>
          <w:p w14:paraId="2DC38401" w14:textId="77777777" w:rsidR="005E4AC7" w:rsidRPr="00734708" w:rsidRDefault="005E4AC7" w:rsidP="00734708">
            <w:pPr>
              <w:jc w:val="both"/>
              <w:rPr>
                <w:b/>
                <w:bCs/>
                <w:i/>
              </w:rPr>
            </w:pPr>
            <w:r w:rsidRPr="00734708">
              <w:rPr>
                <w:b/>
                <w:bCs/>
                <w:i/>
              </w:rPr>
              <w:t>Верхняя граница</w:t>
            </w:r>
          </w:p>
        </w:tc>
      </w:tr>
      <w:tr w:rsidR="005E4AC7" w:rsidRPr="00734708" w14:paraId="390FE301" w14:textId="77777777" w:rsidTr="00734708">
        <w:trPr>
          <w:trHeight w:val="315"/>
        </w:trPr>
        <w:tc>
          <w:tcPr>
            <w:tcW w:w="9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1AFBB7A8" w14:textId="77777777" w:rsidR="005E4AC7" w:rsidRPr="00734708" w:rsidRDefault="005E4AC7" w:rsidP="00734708">
            <w:pPr>
              <w:jc w:val="both"/>
            </w:pPr>
            <w:r w:rsidRPr="00734708">
              <w:t>1</w:t>
            </w:r>
          </w:p>
        </w:tc>
        <w:tc>
          <w:tcPr>
            <w:tcW w:w="1481" w:type="pct"/>
            <w:tcBorders>
              <w:top w:val="single" w:sz="8" w:space="0" w:color="F79646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45C17848" w14:textId="77777777" w:rsidR="005E4AC7" w:rsidRPr="00734708" w:rsidRDefault="005E4AC7" w:rsidP="00734708">
            <w:pPr>
              <w:jc w:val="both"/>
            </w:pPr>
            <w:r w:rsidRPr="00734708">
              <w:t>Современный ТЦ</w:t>
            </w:r>
          </w:p>
        </w:tc>
        <w:tc>
          <w:tcPr>
            <w:tcW w:w="1550" w:type="pct"/>
            <w:tcBorders>
              <w:top w:val="single" w:sz="8" w:space="0" w:color="F79646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2A302A3D" w14:textId="77777777" w:rsidR="005E4AC7" w:rsidRPr="00734708" w:rsidRDefault="005E4AC7" w:rsidP="00734708">
            <w:pPr>
              <w:jc w:val="both"/>
            </w:pPr>
            <w:r w:rsidRPr="00734708">
              <w:t>10,5%</w:t>
            </w:r>
          </w:p>
        </w:tc>
        <w:tc>
          <w:tcPr>
            <w:tcW w:w="975" w:type="pct"/>
            <w:tcBorders>
              <w:top w:val="single" w:sz="8" w:space="0" w:color="F79646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14D135F6" w14:textId="77777777" w:rsidR="005E4AC7" w:rsidRPr="00734708" w:rsidRDefault="005E4AC7" w:rsidP="00734708">
            <w:pPr>
              <w:jc w:val="both"/>
            </w:pPr>
            <w:r w:rsidRPr="00734708">
              <w:t>11,5%</w:t>
            </w:r>
          </w:p>
        </w:tc>
      </w:tr>
      <w:tr w:rsidR="005E4AC7" w:rsidRPr="00734708" w14:paraId="0B65B38D" w14:textId="77777777" w:rsidTr="00734708">
        <w:trPr>
          <w:trHeight w:val="315"/>
        </w:trPr>
        <w:tc>
          <w:tcPr>
            <w:tcW w:w="994" w:type="pct"/>
            <w:tcBorders>
              <w:top w:val="nil"/>
              <w:left w:val="nil"/>
              <w:bottom w:val="single" w:sz="8" w:space="0" w:color="F79646"/>
              <w:right w:val="nil"/>
            </w:tcBorders>
            <w:shd w:val="clear" w:color="auto" w:fill="auto"/>
            <w:hideMark/>
          </w:tcPr>
          <w:p w14:paraId="31845F87" w14:textId="77777777" w:rsidR="005E4AC7" w:rsidRPr="00734708" w:rsidRDefault="005E4AC7" w:rsidP="00734708">
            <w:pPr>
              <w:jc w:val="both"/>
            </w:pPr>
            <w:r w:rsidRPr="00734708">
              <w:t>2</w:t>
            </w:r>
          </w:p>
        </w:tc>
        <w:tc>
          <w:tcPr>
            <w:tcW w:w="1481" w:type="pct"/>
            <w:tcBorders>
              <w:top w:val="single" w:sz="4" w:space="0" w:color="auto"/>
              <w:left w:val="nil"/>
              <w:bottom w:val="single" w:sz="8" w:space="0" w:color="F79646"/>
              <w:right w:val="nil"/>
            </w:tcBorders>
            <w:shd w:val="clear" w:color="auto" w:fill="auto"/>
            <w:hideMark/>
          </w:tcPr>
          <w:p w14:paraId="3E51806E" w14:textId="77777777" w:rsidR="005E4AC7" w:rsidRPr="00734708" w:rsidRDefault="005E4AC7" w:rsidP="00734708">
            <w:pPr>
              <w:jc w:val="both"/>
            </w:pPr>
            <w:r w:rsidRPr="00734708">
              <w:t>Более-менее современный ТЦ</w:t>
            </w:r>
          </w:p>
        </w:tc>
        <w:tc>
          <w:tcPr>
            <w:tcW w:w="1550" w:type="pct"/>
            <w:tcBorders>
              <w:top w:val="single" w:sz="4" w:space="0" w:color="auto"/>
              <w:left w:val="nil"/>
              <w:bottom w:val="single" w:sz="8" w:space="0" w:color="F79646"/>
              <w:right w:val="nil"/>
            </w:tcBorders>
            <w:shd w:val="clear" w:color="auto" w:fill="auto"/>
            <w:hideMark/>
          </w:tcPr>
          <w:p w14:paraId="57B8D340" w14:textId="77777777" w:rsidR="005E4AC7" w:rsidRPr="00734708" w:rsidRDefault="005E4AC7" w:rsidP="00734708">
            <w:pPr>
              <w:jc w:val="both"/>
            </w:pPr>
            <w:r w:rsidRPr="00734708">
              <w:t>-</w:t>
            </w: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8" w:space="0" w:color="F79646"/>
              <w:right w:val="nil"/>
            </w:tcBorders>
            <w:shd w:val="clear" w:color="auto" w:fill="auto"/>
            <w:hideMark/>
          </w:tcPr>
          <w:p w14:paraId="688D2F8A" w14:textId="77777777" w:rsidR="005E4AC7" w:rsidRPr="00734708" w:rsidRDefault="005E4AC7" w:rsidP="00734708">
            <w:pPr>
              <w:jc w:val="both"/>
            </w:pPr>
            <w:r w:rsidRPr="00734708">
              <w:t>-</w:t>
            </w:r>
          </w:p>
        </w:tc>
      </w:tr>
    </w:tbl>
    <w:p w14:paraId="57A5E9B5" w14:textId="77777777" w:rsidR="00F54368" w:rsidRPr="00734708" w:rsidRDefault="003D2E09" w:rsidP="00734708">
      <w:pPr>
        <w:spacing w:before="120" w:after="120"/>
        <w:ind w:firstLine="567"/>
        <w:jc w:val="both"/>
      </w:pPr>
      <w:r w:rsidRPr="00734708">
        <w:t xml:space="preserve">Выбор ставки капитализации производится на основании данных анализа, который определен в </w:t>
      </w:r>
      <w:r w:rsidR="00273853">
        <w:t xml:space="preserve">п. </w:t>
      </w:r>
      <w:r w:rsidR="00273853">
        <w:fldChar w:fldCharType="begin"/>
      </w:r>
      <w:r w:rsidR="00273853">
        <w:instrText xml:space="preserve"> REF _Ref510092157 \n \h </w:instrText>
      </w:r>
      <w:r w:rsidR="00273853">
        <w:fldChar w:fldCharType="separate"/>
      </w:r>
      <w:r w:rsidR="00273853">
        <w:t>5.1</w:t>
      </w:r>
      <w:r w:rsidR="00273853">
        <w:fldChar w:fldCharType="end"/>
      </w:r>
      <w:r w:rsidR="00273853">
        <w:t xml:space="preserve">, п. </w:t>
      </w:r>
      <w:r w:rsidR="00273853">
        <w:fldChar w:fldCharType="begin"/>
      </w:r>
      <w:r w:rsidR="00273853">
        <w:instrText xml:space="preserve"> REF _Ref510092166 \n \h </w:instrText>
      </w:r>
      <w:r w:rsidR="00273853">
        <w:fldChar w:fldCharType="separate"/>
      </w:r>
      <w:r w:rsidR="00273853">
        <w:t>5.2</w:t>
      </w:r>
      <w:r w:rsidR="00273853">
        <w:fldChar w:fldCharType="end"/>
      </w:r>
      <w:r w:rsidR="00273853">
        <w:t xml:space="preserve">, п. </w:t>
      </w:r>
      <w:r w:rsidR="00273853">
        <w:fldChar w:fldCharType="begin"/>
      </w:r>
      <w:r w:rsidR="00273853">
        <w:instrText xml:space="preserve"> REF _Ref510092168 \n \h </w:instrText>
      </w:r>
      <w:r w:rsidR="00273853">
        <w:fldChar w:fldCharType="separate"/>
      </w:r>
      <w:r w:rsidR="00273853">
        <w:t>5.3</w:t>
      </w:r>
      <w:r w:rsidR="00273853">
        <w:fldChar w:fldCharType="end"/>
      </w:r>
      <w:r w:rsidR="00273853">
        <w:t>.</w:t>
      </w:r>
    </w:p>
    <w:p w14:paraId="1303BB85" w14:textId="77777777" w:rsidR="00780ED5" w:rsidRPr="00734708" w:rsidRDefault="003D2E09" w:rsidP="00734708">
      <w:pPr>
        <w:spacing w:before="120" w:after="120"/>
        <w:ind w:firstLine="567"/>
        <w:jc w:val="both"/>
        <w:rPr>
          <w:b/>
        </w:rPr>
      </w:pPr>
      <w:r w:rsidRPr="00734708">
        <w:rPr>
          <w:b/>
        </w:rPr>
        <w:t>Вывод:</w:t>
      </w:r>
      <w:r w:rsidR="00780ED5" w:rsidRPr="00734708">
        <w:rPr>
          <w:b/>
        </w:rPr>
        <w:t xml:space="preserve"> Учитывая, отличное местоположение рассматриваемого ТЦ, высокую загрузку арендаторами, долгосрочный характер договоров аренды, </w:t>
      </w:r>
      <w:r w:rsidR="000759E0" w:rsidRPr="00734708">
        <w:rPr>
          <w:b/>
        </w:rPr>
        <w:t>возможно</w:t>
      </w:r>
      <w:r w:rsidR="00780ED5" w:rsidRPr="00734708">
        <w:rPr>
          <w:b/>
        </w:rPr>
        <w:t xml:space="preserve"> использовать для расчетов рыночной стоимости ставку капитализации – 10,5%.</w:t>
      </w:r>
    </w:p>
    <w:p w14:paraId="113D8CF9" w14:textId="77777777" w:rsidR="003F58B6" w:rsidRPr="00734708" w:rsidRDefault="003F58B6" w:rsidP="00734708">
      <w:pPr>
        <w:pStyle w:val="4"/>
        <w:spacing w:before="120" w:after="120"/>
        <w:ind w:left="0" w:firstLine="567"/>
        <w:jc w:val="both"/>
        <w:rPr>
          <w:szCs w:val="24"/>
        </w:rPr>
      </w:pPr>
      <w:bookmarkStart w:id="3256" w:name="_Toc510092338"/>
      <w:r w:rsidRPr="00734708">
        <w:rPr>
          <w:szCs w:val="24"/>
        </w:rPr>
        <w:t>Расчет рыночной стоимости</w:t>
      </w:r>
      <w:bookmarkEnd w:id="3256"/>
    </w:p>
    <w:p w14:paraId="0155F405" w14:textId="77777777" w:rsidR="003F58B6" w:rsidRPr="00734708" w:rsidRDefault="00EB2F88" w:rsidP="00734708">
      <w:pPr>
        <w:spacing w:before="120" w:after="120"/>
        <w:ind w:firstLine="567"/>
        <w:jc w:val="both"/>
      </w:pPr>
      <w:r w:rsidRPr="00734708">
        <w:t>Рыночная стоимость рассматриваемого торгового центра, определенная в рамках доходного подхода, методом ПК, составляет 5 </w:t>
      </w:r>
      <w:r w:rsidR="00F95D7C" w:rsidRPr="00734708">
        <w:t>798</w:t>
      </w:r>
      <w:r w:rsidRPr="00734708">
        <w:t> 000 000 руб. с учетом НДС. Данная стоимость включает в себя стоимость земельного участка, который функционально обеспечивает ТЦ.</w:t>
      </w:r>
    </w:p>
    <w:p w14:paraId="597F02D6" w14:textId="5B3B85E8" w:rsidR="00EB2F88" w:rsidRPr="00734708" w:rsidDel="00AD45DD" w:rsidRDefault="00C709D8" w:rsidP="00734708">
      <w:pPr>
        <w:spacing w:before="120" w:after="120"/>
        <w:ind w:firstLine="567"/>
        <w:jc w:val="both"/>
        <w:rPr>
          <w:del w:id="3257" w:author="_" w:date="2025-11-25T12:37:00Z"/>
        </w:rPr>
      </w:pPr>
      <w:del w:id="3258" w:author="_" w:date="2025-11-25T12:37:00Z">
        <w:r w:rsidDel="00AD45DD">
          <w:lastRenderedPageBreak/>
          <w:delText>Пример</w:delText>
        </w:r>
        <w:r w:rsidR="00EB2F88" w:rsidRPr="00734708" w:rsidDel="00AD45DD">
          <w:delText xml:space="preserve"> расчета в формате Excel является приложение</w:delText>
        </w:r>
        <w:r w:rsidR="00C571B1" w:rsidRPr="00734708" w:rsidDel="00AD45DD">
          <w:delText>м</w:delText>
        </w:r>
        <w:r w:rsidR="00A24958" w:rsidRPr="00734708" w:rsidDel="00AD45DD">
          <w:delText xml:space="preserve"> к </w:delText>
        </w:r>
        <w:r w:rsidR="00B83A4A" w:rsidRPr="00734708" w:rsidDel="00AD45DD">
          <w:delText xml:space="preserve">настоящему </w:delText>
        </w:r>
        <w:r w:rsidR="00734708" w:rsidDel="00AD45DD">
          <w:delText>д</w:delText>
        </w:r>
        <w:r w:rsidR="00B83A4A" w:rsidRPr="00734708" w:rsidDel="00AD45DD">
          <w:delText>окументу</w:delText>
        </w:r>
        <w:r w:rsidR="00A24958" w:rsidRPr="00734708" w:rsidDel="00AD45DD">
          <w:delText xml:space="preserve"> (см. </w:delText>
        </w:r>
        <w:r w:rsidR="009462E3" w:rsidDel="00AD45DD">
          <w:fldChar w:fldCharType="begin"/>
        </w:r>
        <w:r w:rsidR="009462E3" w:rsidDel="00AD45DD">
          <w:delInstrText xml:space="preserve"> HYPERLINK \l "Прил_8_1" </w:delInstrText>
        </w:r>
        <w:r w:rsidR="009462E3" w:rsidDel="00AD45DD">
          <w:fldChar w:fldCharType="separate"/>
        </w:r>
        <w:r w:rsidR="00A24958" w:rsidRPr="00273853" w:rsidDel="00AD45DD">
          <w:rPr>
            <w:rStyle w:val="af0"/>
          </w:rPr>
          <w:delText xml:space="preserve">Приложение </w:delText>
        </w:r>
        <w:r w:rsidR="00734708" w:rsidRPr="00273853" w:rsidDel="00AD45DD">
          <w:rPr>
            <w:rStyle w:val="af0"/>
          </w:rPr>
          <w:delText>8.</w:delText>
        </w:r>
        <w:r w:rsidR="00C21720" w:rsidRPr="00273853" w:rsidDel="00AD45DD">
          <w:rPr>
            <w:rStyle w:val="af0"/>
          </w:rPr>
          <w:delText>1</w:delText>
        </w:r>
        <w:r w:rsidR="00734708" w:rsidRPr="00273853" w:rsidDel="00AD45DD">
          <w:rPr>
            <w:rStyle w:val="af0"/>
          </w:rPr>
          <w:delText>.</w:delText>
        </w:r>
        <w:r w:rsidR="009462E3" w:rsidDel="00AD45DD">
          <w:rPr>
            <w:rStyle w:val="af0"/>
          </w:rPr>
          <w:fldChar w:fldCharType="end"/>
        </w:r>
        <w:r w:rsidR="00A24958" w:rsidRPr="00734708" w:rsidDel="00AD45DD">
          <w:delText>)</w:delText>
        </w:r>
        <w:r w:rsidR="00EB2F88" w:rsidRPr="00734708" w:rsidDel="00AD45DD">
          <w:delText>.</w:delText>
        </w:r>
      </w:del>
    </w:p>
    <w:p w14:paraId="789CAD39" w14:textId="77777777" w:rsidR="005E4AC7" w:rsidRPr="00734708" w:rsidRDefault="005E4AC7" w:rsidP="00734708">
      <w:pPr>
        <w:pStyle w:val="4"/>
        <w:spacing w:before="120" w:after="120"/>
        <w:ind w:left="0" w:firstLine="567"/>
        <w:jc w:val="both"/>
        <w:rPr>
          <w:szCs w:val="24"/>
        </w:rPr>
      </w:pPr>
      <w:bookmarkStart w:id="3259" w:name="_Toc510092339"/>
      <w:r w:rsidRPr="00734708">
        <w:rPr>
          <w:szCs w:val="24"/>
        </w:rPr>
        <w:t>Определение стоимости права аренды земельного участка</w:t>
      </w:r>
      <w:bookmarkEnd w:id="3259"/>
    </w:p>
    <w:p w14:paraId="2DAE5513" w14:textId="77777777" w:rsidR="005D04C6" w:rsidRPr="00734708" w:rsidRDefault="000759E0" w:rsidP="00734708">
      <w:pPr>
        <w:spacing w:before="120" w:after="120"/>
        <w:ind w:firstLine="567"/>
        <w:jc w:val="both"/>
      </w:pPr>
      <w:r w:rsidRPr="00734708">
        <w:t>Для целей оформления ипотеки объекта залога необходимо отдельное выделение стоимости прав на землю.</w:t>
      </w:r>
      <w:r w:rsidR="005D04C6" w:rsidRPr="00734708">
        <w:t xml:space="preserve"> </w:t>
      </w:r>
      <w:r w:rsidRPr="00734708">
        <w:t xml:space="preserve"> В этом случае </w:t>
      </w:r>
      <w:r w:rsidR="005D04C6" w:rsidRPr="00734708">
        <w:t>определение стоимости земельного уча</w:t>
      </w:r>
      <w:r w:rsidR="007B72A6" w:rsidRPr="00734708">
        <w:t>стка носит технический характер.  Необходимо помнить, что</w:t>
      </w:r>
      <w:r w:rsidR="005D04C6" w:rsidRPr="00734708">
        <w:t xml:space="preserve"> стоимость торгового  </w:t>
      </w:r>
      <w:r w:rsidR="00716CA6" w:rsidRPr="00734708">
        <w:t xml:space="preserve">центра, определенная в рамках доходного подхода, включает в себя стоимость земельного участка. </w:t>
      </w:r>
    </w:p>
    <w:p w14:paraId="14028D00" w14:textId="77777777" w:rsidR="00716CA6" w:rsidRPr="00734708" w:rsidRDefault="00716CA6" w:rsidP="00734708">
      <w:pPr>
        <w:spacing w:before="120" w:after="120"/>
        <w:ind w:firstLine="567"/>
        <w:jc w:val="both"/>
      </w:pPr>
      <w:r w:rsidRPr="00734708">
        <w:t xml:space="preserve">Стоимость права аренды земельного участка </w:t>
      </w:r>
      <w:r w:rsidR="00E17B4E" w:rsidRPr="00734708">
        <w:t>может быть определена</w:t>
      </w:r>
      <w:r w:rsidRPr="00734708">
        <w:t xml:space="preserve"> по кадастровой стоимости, которая указана в </w:t>
      </w:r>
      <w:r w:rsidR="006F7490">
        <w:t>выписке из ЕГРН на земельный участок</w:t>
      </w:r>
      <w:r w:rsidRPr="00734708">
        <w:t>. Необходимо отметить, что стоимост</w:t>
      </w:r>
      <w:r w:rsidR="0098572D" w:rsidRPr="00734708">
        <w:t>ь земельного участка</w:t>
      </w:r>
      <w:r w:rsidRPr="00734708">
        <w:t xml:space="preserve"> не должна превышать 20% от общей стоимости объекта. Если кадастровая стоимость превышает указанный ориентир, необходимо </w:t>
      </w:r>
      <w:r w:rsidR="00D935AA" w:rsidRPr="00734708">
        <w:t>снизить стоимость земельного участка до 20%.</w:t>
      </w:r>
    </w:p>
    <w:p w14:paraId="40E7FD56" w14:textId="77777777" w:rsidR="00667FD3" w:rsidRPr="00734708" w:rsidRDefault="00667FD3" w:rsidP="00734708">
      <w:pPr>
        <w:spacing w:before="120" w:after="120"/>
        <w:ind w:firstLine="567"/>
        <w:jc w:val="both"/>
      </w:pPr>
      <w:r w:rsidRPr="00734708">
        <w:t>Кадастровая стоимость земельного участка площадью 14 400 кв.</w:t>
      </w:r>
      <w:r w:rsidR="00E17B4E" w:rsidRPr="00734708">
        <w:t> </w:t>
      </w:r>
      <w:r w:rsidRPr="00734708">
        <w:t>м, который функционально обеспечивает рассматриваемый ТЦ, составляет 658 800 000 руб., т.е. 1</w:t>
      </w:r>
      <w:r w:rsidR="00F95D7C" w:rsidRPr="00734708">
        <w:t>1</w:t>
      </w:r>
      <w:r w:rsidRPr="00734708">
        <w:t>% от общей стоимости объекта.</w:t>
      </w:r>
    </w:p>
    <w:p w14:paraId="1EEE98E5" w14:textId="77777777" w:rsidR="00667FD3" w:rsidRPr="00734708" w:rsidRDefault="00667FD3" w:rsidP="00734708">
      <w:pPr>
        <w:spacing w:before="120" w:after="120"/>
        <w:ind w:firstLine="567"/>
        <w:jc w:val="both"/>
        <w:rPr>
          <w:b/>
        </w:rPr>
      </w:pPr>
      <w:r w:rsidRPr="00734708">
        <w:rPr>
          <w:b/>
        </w:rPr>
        <w:t xml:space="preserve">Вывод: </w:t>
      </w:r>
      <w:r w:rsidR="00E17B4E" w:rsidRPr="00734708">
        <w:rPr>
          <w:b/>
        </w:rPr>
        <w:t>Оценочная</w:t>
      </w:r>
      <w:r w:rsidRPr="00734708">
        <w:rPr>
          <w:b/>
        </w:rPr>
        <w:t xml:space="preserve"> стоимость земельного участка площадью 14 400 кв.</w:t>
      </w:r>
      <w:r w:rsidR="00E17B4E" w:rsidRPr="00734708">
        <w:rPr>
          <w:b/>
        </w:rPr>
        <w:t> </w:t>
      </w:r>
      <w:r w:rsidRPr="00734708">
        <w:rPr>
          <w:b/>
        </w:rPr>
        <w:t xml:space="preserve">м с учетом НДС составляет 658 800 000 руб. Таким образом, стоимость здания ТЦ – </w:t>
      </w:r>
      <w:r w:rsidR="00F95D7C" w:rsidRPr="00734708">
        <w:rPr>
          <w:b/>
        </w:rPr>
        <w:t>5</w:t>
      </w:r>
      <w:r w:rsidRPr="00734708">
        <w:rPr>
          <w:b/>
        </w:rPr>
        <w:t> </w:t>
      </w:r>
      <w:r w:rsidR="00F95D7C" w:rsidRPr="00734708">
        <w:rPr>
          <w:b/>
        </w:rPr>
        <w:t>139</w:t>
      </w:r>
      <w:r w:rsidRPr="00734708">
        <w:rPr>
          <w:b/>
        </w:rPr>
        <w:t> 200 000 руб. с учетом НДС (5 </w:t>
      </w:r>
      <w:r w:rsidR="00F95D7C" w:rsidRPr="00734708">
        <w:rPr>
          <w:b/>
        </w:rPr>
        <w:t>798</w:t>
      </w:r>
      <w:r w:rsidRPr="00734708">
        <w:rPr>
          <w:b/>
        </w:rPr>
        <w:t> 000 000 – 658 800 000).</w:t>
      </w:r>
    </w:p>
    <w:p w14:paraId="426C5C10" w14:textId="77777777" w:rsidR="00217CE1" w:rsidRPr="00734708" w:rsidRDefault="000E1463" w:rsidP="00734708">
      <w:pPr>
        <w:pStyle w:val="3"/>
        <w:numPr>
          <w:ilvl w:val="2"/>
          <w:numId w:val="33"/>
        </w:numPr>
        <w:spacing w:before="120" w:after="120"/>
        <w:ind w:left="0" w:firstLine="567"/>
        <w:rPr>
          <w:szCs w:val="24"/>
        </w:rPr>
      </w:pPr>
      <w:bookmarkStart w:id="3260" w:name="_Toc510092340"/>
      <w:r w:rsidRPr="00734708">
        <w:rPr>
          <w:szCs w:val="24"/>
        </w:rPr>
        <w:t xml:space="preserve">Рекомендации по оценке </w:t>
      </w:r>
      <w:r w:rsidR="003F58B6" w:rsidRPr="00734708">
        <w:rPr>
          <w:szCs w:val="24"/>
        </w:rPr>
        <w:t>методом дисконтирования денежных потоков</w:t>
      </w:r>
      <w:bookmarkEnd w:id="3260"/>
    </w:p>
    <w:p w14:paraId="5214A79B" w14:textId="77777777" w:rsidR="00E26E7B" w:rsidRPr="00734708" w:rsidRDefault="00E26E7B" w:rsidP="00734708">
      <w:pPr>
        <w:spacing w:before="120" w:after="120"/>
        <w:ind w:firstLine="567"/>
        <w:jc w:val="both"/>
      </w:pPr>
      <w:r w:rsidRPr="00734708">
        <w:t>В случае необходимости оценки ТЦ метод ДДП необходимо у</w:t>
      </w:r>
      <w:r w:rsidR="007B72A6" w:rsidRPr="00734708">
        <w:t>читывать следующие рекомендации.</w:t>
      </w:r>
    </w:p>
    <w:p w14:paraId="7D6EBE52" w14:textId="77777777" w:rsidR="00E26E7B" w:rsidRPr="00734708" w:rsidRDefault="00E26E7B" w:rsidP="00734708">
      <w:pPr>
        <w:numPr>
          <w:ilvl w:val="0"/>
          <w:numId w:val="30"/>
        </w:numPr>
        <w:spacing w:before="120" w:after="120"/>
        <w:ind w:left="0" w:firstLine="851"/>
        <w:jc w:val="both"/>
      </w:pPr>
      <w:r w:rsidRPr="00734708">
        <w:t>Для</w:t>
      </w:r>
      <w:r w:rsidR="007B72A6" w:rsidRPr="00734708">
        <w:t xml:space="preserve"> расчета ЧОД</w:t>
      </w:r>
      <w:r w:rsidRPr="00734708">
        <w:t xml:space="preserve"> первого прогнозного года необходимо использовать алгоритм</w:t>
      </w:r>
      <w:r w:rsidR="00D60ECC" w:rsidRPr="00734708">
        <w:t>,</w:t>
      </w:r>
      <w:r w:rsidRPr="00734708">
        <w:t xml:space="preserve"> приведенный выше для расчета методо</w:t>
      </w:r>
      <w:r w:rsidR="00D60ECC" w:rsidRPr="00734708">
        <w:t>м ПК.</w:t>
      </w:r>
    </w:p>
    <w:p w14:paraId="1C8847E7" w14:textId="77777777" w:rsidR="0071621F" w:rsidRPr="00734708" w:rsidRDefault="0071621F" w:rsidP="00734708">
      <w:pPr>
        <w:numPr>
          <w:ilvl w:val="0"/>
          <w:numId w:val="30"/>
        </w:numPr>
        <w:spacing w:before="120" w:after="120"/>
        <w:ind w:left="0" w:firstLine="851"/>
        <w:jc w:val="both"/>
      </w:pPr>
      <w:r w:rsidRPr="00734708">
        <w:t xml:space="preserve">Ежегодный </w:t>
      </w:r>
      <w:r w:rsidR="00D60ECC" w:rsidRPr="00734708">
        <w:t xml:space="preserve">рыночный </w:t>
      </w:r>
      <w:r w:rsidRPr="00734708">
        <w:t xml:space="preserve">рост ставки аренды </w:t>
      </w:r>
      <w:r w:rsidR="007B72A6" w:rsidRPr="00734708">
        <w:t>обычно находится</w:t>
      </w:r>
      <w:r w:rsidRPr="00734708">
        <w:t xml:space="preserve"> в диапазоне 2-5%.</w:t>
      </w:r>
      <w:r w:rsidR="00D60ECC" w:rsidRPr="00734708">
        <w:t xml:space="preserve"> </w:t>
      </w:r>
    </w:p>
    <w:p w14:paraId="333B22FD" w14:textId="77777777" w:rsidR="0071621F" w:rsidRPr="00C21720" w:rsidRDefault="0071621F" w:rsidP="00734708">
      <w:pPr>
        <w:numPr>
          <w:ilvl w:val="0"/>
          <w:numId w:val="30"/>
        </w:numPr>
        <w:spacing w:before="120" w:after="120"/>
        <w:ind w:left="0" w:firstLine="851"/>
        <w:jc w:val="both"/>
      </w:pPr>
      <w:r w:rsidRPr="00C21720">
        <w:t xml:space="preserve">Терминальная ставка капитализации </w:t>
      </w:r>
      <w:r w:rsidR="007B72A6" w:rsidRPr="00C21720">
        <w:t>обычно принимается равной</w:t>
      </w:r>
      <w:r w:rsidRPr="00C21720">
        <w:t xml:space="preserve"> текущей ставк</w:t>
      </w:r>
      <w:r w:rsidR="00D77EE1" w:rsidRPr="00C21720">
        <w:t>е</w:t>
      </w:r>
      <w:r w:rsidRPr="00C21720">
        <w:t xml:space="preserve"> капитализации</w:t>
      </w:r>
      <w:r w:rsidR="009F16B5" w:rsidRPr="00C21720">
        <w:t>, а для новых современных ТЦ в текущих</w:t>
      </w:r>
      <w:r w:rsidR="00E51F90" w:rsidRPr="00C21720">
        <w:t xml:space="preserve"> рыночных условиях она может быть, в среднем, на 0,5 </w:t>
      </w:r>
      <w:proofErr w:type="spellStart"/>
      <w:r w:rsidR="00E51F90" w:rsidRPr="00C21720">
        <w:t>пп</w:t>
      </w:r>
      <w:proofErr w:type="spellEnd"/>
      <w:r w:rsidR="00E51F90" w:rsidRPr="00C21720">
        <w:t xml:space="preserve"> - 1 </w:t>
      </w:r>
      <w:proofErr w:type="spellStart"/>
      <w:r w:rsidR="00E51F90" w:rsidRPr="00C21720">
        <w:t>пп</w:t>
      </w:r>
      <w:proofErr w:type="spellEnd"/>
      <w:r w:rsidR="00E51F90" w:rsidRPr="00C21720">
        <w:t xml:space="preserve"> ниже текущей рыночной ставки капитализации</w:t>
      </w:r>
      <w:r w:rsidRPr="00C21720">
        <w:t>.</w:t>
      </w:r>
    </w:p>
    <w:p w14:paraId="7EBA14FB" w14:textId="77777777" w:rsidR="0071621F" w:rsidRPr="00734708" w:rsidRDefault="0071621F" w:rsidP="00734708">
      <w:pPr>
        <w:numPr>
          <w:ilvl w:val="0"/>
          <w:numId w:val="30"/>
        </w:numPr>
        <w:spacing w:before="120" w:after="120"/>
        <w:ind w:left="0" w:firstLine="851"/>
        <w:jc w:val="both"/>
      </w:pPr>
      <w:r w:rsidRPr="00734708">
        <w:t xml:space="preserve">Ставка дисконтирования </w:t>
      </w:r>
      <w:r w:rsidR="007B72A6" w:rsidRPr="00734708">
        <w:t>определяется как</w:t>
      </w:r>
      <w:r w:rsidRPr="00734708">
        <w:t xml:space="preserve"> текущая ставка капитализации </w:t>
      </w:r>
      <w:r w:rsidR="007B72A6" w:rsidRPr="00734708">
        <w:t>плюс</w:t>
      </w:r>
      <w:r w:rsidRPr="00734708">
        <w:t xml:space="preserve"> ежегодный рост ставки аренды. Например, </w:t>
      </w:r>
      <w:r w:rsidR="00D60ECC" w:rsidRPr="00734708">
        <w:t xml:space="preserve">не рекомендуется </w:t>
      </w:r>
      <w:r w:rsidRPr="00734708">
        <w:t>использова</w:t>
      </w:r>
      <w:r w:rsidR="00D60ECC" w:rsidRPr="00734708">
        <w:t>ть</w:t>
      </w:r>
      <w:r w:rsidRPr="00734708">
        <w:t xml:space="preserve"> ставк</w:t>
      </w:r>
      <w:r w:rsidR="00D60ECC" w:rsidRPr="00734708">
        <w:t>у</w:t>
      </w:r>
      <w:r w:rsidRPr="00734708">
        <w:t xml:space="preserve"> дисконтирования 11% при текущей ставк</w:t>
      </w:r>
      <w:r w:rsidR="00D77EE1" w:rsidRPr="00734708">
        <w:t>е</w:t>
      </w:r>
      <w:r w:rsidRPr="00734708">
        <w:t xml:space="preserve"> капитализации 10% и ежегодном росте 3%.</w:t>
      </w:r>
      <w:r w:rsidR="007B72A6" w:rsidRPr="00734708">
        <w:t xml:space="preserve">  В этом случае ставка дисконтирования должна быть не ниже 13%.</w:t>
      </w:r>
    </w:p>
    <w:p w14:paraId="43C3CF8E" w14:textId="77777777" w:rsidR="00FD0091" w:rsidRPr="00734708" w:rsidRDefault="00734708" w:rsidP="00734708">
      <w:pPr>
        <w:pStyle w:val="1"/>
        <w:spacing w:before="120" w:after="120"/>
        <w:ind w:left="0" w:firstLine="567"/>
        <w:rPr>
          <w:szCs w:val="24"/>
        </w:rPr>
      </w:pPr>
      <w:bookmarkStart w:id="3261" w:name="_Toc510092341"/>
      <w:r w:rsidRPr="00734708">
        <w:rPr>
          <w:szCs w:val="24"/>
        </w:rPr>
        <w:t>ФОРМИРОВАНИЕ ОСНОВНЫХ ПАРАМЕТРОВ ЗАЛОГА</w:t>
      </w:r>
      <w:bookmarkEnd w:id="3261"/>
    </w:p>
    <w:p w14:paraId="49FE437E" w14:textId="77777777" w:rsidR="0072690B" w:rsidRPr="00734708" w:rsidRDefault="00775357" w:rsidP="00734708">
      <w:pPr>
        <w:spacing w:before="120" w:after="120"/>
        <w:ind w:firstLine="567"/>
        <w:jc w:val="both"/>
      </w:pPr>
      <w:r w:rsidRPr="00734708">
        <w:t>Для оформления залогового заключения необходимо определить основные характеристики предмета залога.</w:t>
      </w:r>
    </w:p>
    <w:p w14:paraId="3A70087F" w14:textId="77777777" w:rsidR="0076711E" w:rsidRPr="00734708" w:rsidRDefault="0076711E" w:rsidP="00734708">
      <w:pPr>
        <w:spacing w:before="120" w:after="120"/>
        <w:ind w:firstLine="567"/>
        <w:jc w:val="both"/>
      </w:pPr>
    </w:p>
    <w:p w14:paraId="7702D42A" w14:textId="77777777" w:rsidR="00A709BF" w:rsidRPr="00734708" w:rsidRDefault="00A709BF" w:rsidP="00734708">
      <w:pPr>
        <w:spacing w:before="120" w:after="120"/>
        <w:ind w:firstLine="567"/>
        <w:jc w:val="both"/>
        <w:rPr>
          <w:b/>
        </w:rPr>
      </w:pPr>
      <w:r w:rsidRPr="00734708">
        <w:rPr>
          <w:b/>
        </w:rPr>
        <w:t xml:space="preserve">Таблица </w:t>
      </w:r>
      <w:r w:rsidR="00633E96" w:rsidRPr="00734708">
        <w:rPr>
          <w:b/>
        </w:rPr>
        <w:fldChar w:fldCharType="begin"/>
      </w:r>
      <w:r w:rsidR="00633E96" w:rsidRPr="00734708">
        <w:rPr>
          <w:b/>
        </w:rPr>
        <w:instrText xml:space="preserve"> SEQ Таблица \* ARABIC </w:instrText>
      </w:r>
      <w:r w:rsidR="00633E96" w:rsidRPr="00734708">
        <w:rPr>
          <w:b/>
        </w:rPr>
        <w:fldChar w:fldCharType="separate"/>
      </w:r>
      <w:r w:rsidR="00273853">
        <w:rPr>
          <w:b/>
          <w:noProof/>
        </w:rPr>
        <w:t>10</w:t>
      </w:r>
      <w:r w:rsidR="00633E96" w:rsidRPr="00734708">
        <w:rPr>
          <w:b/>
          <w:noProof/>
        </w:rPr>
        <w:fldChar w:fldCharType="end"/>
      </w:r>
      <w:r w:rsidRPr="00734708">
        <w:rPr>
          <w:b/>
        </w:rPr>
        <w:t>.  Основные характеристики предмета залога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59"/>
        <w:gridCol w:w="3497"/>
        <w:gridCol w:w="2956"/>
      </w:tblGrid>
      <w:tr w:rsidR="007033B8" w:rsidRPr="00734708" w14:paraId="771E07E9" w14:textId="77777777" w:rsidTr="00734708">
        <w:trPr>
          <w:tblHeader/>
        </w:trPr>
        <w:tc>
          <w:tcPr>
            <w:tcW w:w="1745" w:type="pct"/>
            <w:shd w:val="clear" w:color="auto" w:fill="D9D9D9"/>
          </w:tcPr>
          <w:p w14:paraId="42923BE7" w14:textId="77777777" w:rsidR="007033B8" w:rsidRPr="00734708" w:rsidRDefault="007033B8" w:rsidP="00734708">
            <w:pPr>
              <w:jc w:val="both"/>
              <w:rPr>
                <w:b/>
                <w:i/>
              </w:rPr>
            </w:pPr>
            <w:r w:rsidRPr="00734708">
              <w:rPr>
                <w:b/>
                <w:i/>
              </w:rPr>
              <w:t>Параметр</w:t>
            </w:r>
          </w:p>
        </w:tc>
        <w:tc>
          <w:tcPr>
            <w:tcW w:w="1764" w:type="pct"/>
            <w:shd w:val="clear" w:color="auto" w:fill="D9D9D9"/>
          </w:tcPr>
          <w:p w14:paraId="7F10F570" w14:textId="77777777" w:rsidR="007033B8" w:rsidRPr="00734708" w:rsidRDefault="007033B8" w:rsidP="00734708">
            <w:pPr>
              <w:jc w:val="both"/>
              <w:rPr>
                <w:b/>
                <w:i/>
              </w:rPr>
            </w:pPr>
            <w:r w:rsidRPr="00734708">
              <w:rPr>
                <w:b/>
                <w:i/>
              </w:rPr>
              <w:t>Значение</w:t>
            </w:r>
          </w:p>
        </w:tc>
        <w:tc>
          <w:tcPr>
            <w:tcW w:w="1491" w:type="pct"/>
            <w:shd w:val="clear" w:color="auto" w:fill="D9D9D9"/>
          </w:tcPr>
          <w:p w14:paraId="48A4D8CD" w14:textId="158CF006" w:rsidR="007033B8" w:rsidRPr="00734708" w:rsidRDefault="007033B8" w:rsidP="00734708">
            <w:pPr>
              <w:jc w:val="both"/>
              <w:rPr>
                <w:b/>
                <w:i/>
                <w:highlight w:val="magenta"/>
              </w:rPr>
            </w:pPr>
            <w:del w:id="3262" w:author="_" w:date="2025-11-25T12:37:00Z">
              <w:r w:rsidRPr="00734708" w:rsidDel="00AD45DD">
                <w:rPr>
                  <w:b/>
                  <w:i/>
                </w:rPr>
                <w:delText>Источник</w:delText>
              </w:r>
            </w:del>
          </w:p>
        </w:tc>
      </w:tr>
      <w:tr w:rsidR="007B72A6" w:rsidRPr="00734708" w14:paraId="7072D1FC" w14:textId="77777777" w:rsidTr="00734708">
        <w:tc>
          <w:tcPr>
            <w:tcW w:w="1745" w:type="pct"/>
            <w:shd w:val="clear" w:color="auto" w:fill="auto"/>
          </w:tcPr>
          <w:p w14:paraId="562274DF" w14:textId="77777777" w:rsidR="007B72A6" w:rsidRPr="00734708" w:rsidRDefault="007B72A6" w:rsidP="00734708">
            <w:pPr>
              <w:jc w:val="both"/>
            </w:pPr>
            <w:r w:rsidRPr="00734708">
              <w:t xml:space="preserve">Ликвидность </w:t>
            </w:r>
          </w:p>
        </w:tc>
        <w:tc>
          <w:tcPr>
            <w:tcW w:w="1764" w:type="pct"/>
            <w:shd w:val="clear" w:color="auto" w:fill="auto"/>
          </w:tcPr>
          <w:p w14:paraId="02EA7957" w14:textId="77777777" w:rsidR="007B72A6" w:rsidRPr="00734708" w:rsidRDefault="007B72A6" w:rsidP="00734708">
            <w:pPr>
              <w:jc w:val="both"/>
            </w:pPr>
            <w:r w:rsidRPr="00734708">
              <w:t>Средняя</w:t>
            </w:r>
          </w:p>
        </w:tc>
        <w:tc>
          <w:tcPr>
            <w:tcW w:w="1491" w:type="pct"/>
          </w:tcPr>
          <w:p w14:paraId="783DA86A" w14:textId="7C7425E6" w:rsidR="007B72A6" w:rsidRPr="00734708" w:rsidRDefault="00F95D7C" w:rsidP="00734708">
            <w:pPr>
              <w:jc w:val="both"/>
              <w:rPr>
                <w:highlight w:val="magenta"/>
              </w:rPr>
            </w:pPr>
            <w:del w:id="3263" w:author="_" w:date="2025-11-25T12:37:00Z">
              <w:r w:rsidRPr="00734708" w:rsidDel="00AD45DD">
                <w:delText>Регламент по работе с залогами № 2222</w:delText>
              </w:r>
              <w:r w:rsidR="00936BB0" w:rsidRPr="00734708" w:rsidDel="00AD45DD">
                <w:delText>-3</w:delText>
              </w:r>
            </w:del>
          </w:p>
        </w:tc>
      </w:tr>
      <w:tr w:rsidR="007B72A6" w:rsidRPr="00734708" w14:paraId="43CCFF9A" w14:textId="77777777" w:rsidTr="00734708">
        <w:tc>
          <w:tcPr>
            <w:tcW w:w="1745" w:type="pct"/>
            <w:shd w:val="clear" w:color="auto" w:fill="auto"/>
          </w:tcPr>
          <w:p w14:paraId="7FEE9B77" w14:textId="77777777" w:rsidR="007B72A6" w:rsidRPr="00734708" w:rsidRDefault="007B72A6" w:rsidP="00734708">
            <w:pPr>
              <w:jc w:val="both"/>
            </w:pPr>
            <w:r w:rsidRPr="00734708">
              <w:t xml:space="preserve">Группа </w:t>
            </w:r>
          </w:p>
        </w:tc>
        <w:tc>
          <w:tcPr>
            <w:tcW w:w="1764" w:type="pct"/>
            <w:shd w:val="clear" w:color="auto" w:fill="auto"/>
          </w:tcPr>
          <w:p w14:paraId="7FCF2C39" w14:textId="77777777" w:rsidR="007B72A6" w:rsidRPr="00734708" w:rsidRDefault="007B72A6" w:rsidP="00734708">
            <w:pPr>
              <w:jc w:val="both"/>
            </w:pPr>
            <w:r w:rsidRPr="00734708">
              <w:t>Стандартное</w:t>
            </w:r>
          </w:p>
        </w:tc>
        <w:tc>
          <w:tcPr>
            <w:tcW w:w="1491" w:type="pct"/>
          </w:tcPr>
          <w:p w14:paraId="49E07A9F" w14:textId="1B4D3B95" w:rsidR="007B72A6" w:rsidRPr="00734708" w:rsidRDefault="00F95D7C" w:rsidP="00734708">
            <w:pPr>
              <w:jc w:val="both"/>
            </w:pPr>
            <w:del w:id="3264" w:author="_" w:date="2025-11-25T12:37:00Z">
              <w:r w:rsidRPr="00734708" w:rsidDel="00AD45DD">
                <w:delText>Методика проведения типовых залоговых операций № 2171</w:delText>
              </w:r>
              <w:r w:rsidR="002C356D" w:rsidRPr="00734708" w:rsidDel="00AD45DD">
                <w:delText>-</w:delText>
              </w:r>
              <w:r w:rsidR="00936BB0" w:rsidRPr="00734708" w:rsidDel="00AD45DD">
                <w:delText>3</w:delText>
              </w:r>
            </w:del>
          </w:p>
        </w:tc>
      </w:tr>
      <w:tr w:rsidR="007B72A6" w:rsidRPr="00734708" w14:paraId="25C7F16D" w14:textId="77777777" w:rsidTr="00734708">
        <w:tc>
          <w:tcPr>
            <w:tcW w:w="1745" w:type="pct"/>
            <w:shd w:val="clear" w:color="auto" w:fill="auto"/>
          </w:tcPr>
          <w:p w14:paraId="2A76889E" w14:textId="77777777" w:rsidR="007B72A6" w:rsidRPr="00734708" w:rsidRDefault="007B72A6" w:rsidP="00734708">
            <w:pPr>
              <w:jc w:val="both"/>
            </w:pPr>
            <w:r w:rsidRPr="00734708">
              <w:t xml:space="preserve">Значимость актива </w:t>
            </w:r>
          </w:p>
        </w:tc>
        <w:tc>
          <w:tcPr>
            <w:tcW w:w="1764" w:type="pct"/>
            <w:shd w:val="clear" w:color="auto" w:fill="auto"/>
          </w:tcPr>
          <w:p w14:paraId="2063EECA" w14:textId="77777777" w:rsidR="007B72A6" w:rsidRPr="00734708" w:rsidRDefault="007B72A6" w:rsidP="00734708">
            <w:pPr>
              <w:jc w:val="both"/>
            </w:pPr>
            <w:r w:rsidRPr="00734708">
              <w:t>Ключевой актив</w:t>
            </w:r>
          </w:p>
        </w:tc>
        <w:tc>
          <w:tcPr>
            <w:tcW w:w="1491" w:type="pct"/>
          </w:tcPr>
          <w:p w14:paraId="34CC899C" w14:textId="27867707" w:rsidR="007B72A6" w:rsidRPr="00734708" w:rsidRDefault="00F95D7C" w:rsidP="00734708">
            <w:pPr>
              <w:jc w:val="both"/>
              <w:rPr>
                <w:highlight w:val="magenta"/>
              </w:rPr>
            </w:pPr>
            <w:del w:id="3265" w:author="_" w:date="2025-11-25T12:37:00Z">
              <w:r w:rsidRPr="00734708" w:rsidDel="00AD45DD">
                <w:delText>Регламент по работе с залогами № 2222</w:delText>
              </w:r>
              <w:r w:rsidR="00936BB0" w:rsidRPr="00734708" w:rsidDel="00AD45DD">
                <w:delText>-3</w:delText>
              </w:r>
            </w:del>
          </w:p>
        </w:tc>
      </w:tr>
      <w:tr w:rsidR="007B72A6" w:rsidRPr="00734708" w14:paraId="0C2B8B48" w14:textId="77777777" w:rsidTr="00734708">
        <w:tc>
          <w:tcPr>
            <w:tcW w:w="1745" w:type="pct"/>
            <w:shd w:val="clear" w:color="auto" w:fill="auto"/>
          </w:tcPr>
          <w:p w14:paraId="0285AE94" w14:textId="77777777" w:rsidR="007B72A6" w:rsidRPr="00734708" w:rsidRDefault="007B72A6" w:rsidP="00734708">
            <w:pPr>
              <w:jc w:val="both"/>
            </w:pPr>
            <w:r w:rsidRPr="00734708">
              <w:t>Выявленные обременения</w:t>
            </w:r>
          </w:p>
        </w:tc>
        <w:tc>
          <w:tcPr>
            <w:tcW w:w="1764" w:type="pct"/>
            <w:shd w:val="clear" w:color="auto" w:fill="auto"/>
          </w:tcPr>
          <w:p w14:paraId="5D871E48" w14:textId="77777777" w:rsidR="007B72A6" w:rsidRPr="00734708" w:rsidRDefault="007B72A6" w:rsidP="00734708">
            <w:pPr>
              <w:jc w:val="both"/>
            </w:pPr>
            <w:r w:rsidRPr="00734708">
              <w:t>Долгосрочная аренда</w:t>
            </w:r>
          </w:p>
        </w:tc>
        <w:tc>
          <w:tcPr>
            <w:tcW w:w="1491" w:type="pct"/>
          </w:tcPr>
          <w:p w14:paraId="23A1AB0B" w14:textId="77777777" w:rsidR="007B72A6" w:rsidRPr="00734708" w:rsidRDefault="007B72A6" w:rsidP="00734708">
            <w:pPr>
              <w:jc w:val="both"/>
              <w:rPr>
                <w:highlight w:val="magenta"/>
              </w:rPr>
            </w:pPr>
          </w:p>
        </w:tc>
      </w:tr>
      <w:tr w:rsidR="007B72A6" w:rsidRPr="00734708" w14:paraId="309D821A" w14:textId="77777777" w:rsidTr="00734708">
        <w:tc>
          <w:tcPr>
            <w:tcW w:w="1745" w:type="pct"/>
            <w:shd w:val="clear" w:color="auto" w:fill="auto"/>
          </w:tcPr>
          <w:p w14:paraId="7D8B0B2A" w14:textId="77777777" w:rsidR="007B72A6" w:rsidRPr="00734708" w:rsidRDefault="007B72A6" w:rsidP="00734708">
            <w:pPr>
              <w:jc w:val="both"/>
            </w:pPr>
            <w:r w:rsidRPr="00734708">
              <w:t xml:space="preserve">Дата осмотра </w:t>
            </w:r>
          </w:p>
        </w:tc>
        <w:tc>
          <w:tcPr>
            <w:tcW w:w="1764" w:type="pct"/>
            <w:shd w:val="clear" w:color="auto" w:fill="auto"/>
          </w:tcPr>
          <w:p w14:paraId="5A384B6F" w14:textId="77777777" w:rsidR="007B72A6" w:rsidRPr="00734708" w:rsidRDefault="007B72A6" w:rsidP="00734708">
            <w:pPr>
              <w:jc w:val="both"/>
            </w:pPr>
            <w:r w:rsidRPr="00734708">
              <w:t>26.04.2013</w:t>
            </w:r>
          </w:p>
        </w:tc>
        <w:tc>
          <w:tcPr>
            <w:tcW w:w="1491" w:type="pct"/>
          </w:tcPr>
          <w:p w14:paraId="3CB2C0DC" w14:textId="77777777" w:rsidR="007B72A6" w:rsidRPr="00734708" w:rsidRDefault="007B72A6" w:rsidP="00734708">
            <w:pPr>
              <w:jc w:val="both"/>
              <w:rPr>
                <w:highlight w:val="magenta"/>
              </w:rPr>
            </w:pPr>
          </w:p>
        </w:tc>
      </w:tr>
      <w:tr w:rsidR="007B72A6" w:rsidRPr="00734708" w14:paraId="2F2DEFC7" w14:textId="77777777" w:rsidTr="00734708">
        <w:tc>
          <w:tcPr>
            <w:tcW w:w="1745" w:type="pct"/>
            <w:shd w:val="clear" w:color="auto" w:fill="auto"/>
          </w:tcPr>
          <w:p w14:paraId="2594F28B" w14:textId="77777777" w:rsidR="007B72A6" w:rsidRPr="00734708" w:rsidRDefault="007B72A6" w:rsidP="00734708">
            <w:pPr>
              <w:jc w:val="both"/>
            </w:pPr>
            <w:r w:rsidRPr="00734708">
              <w:t>Критические моменты, выявленные при осмотре</w:t>
            </w:r>
          </w:p>
        </w:tc>
        <w:tc>
          <w:tcPr>
            <w:tcW w:w="1764" w:type="pct"/>
            <w:shd w:val="clear" w:color="auto" w:fill="auto"/>
          </w:tcPr>
          <w:p w14:paraId="5E2982D4" w14:textId="77777777" w:rsidR="007B72A6" w:rsidRPr="00734708" w:rsidRDefault="007B72A6" w:rsidP="00734708">
            <w:pPr>
              <w:jc w:val="both"/>
            </w:pPr>
            <w:r w:rsidRPr="00734708">
              <w:t>Не выявлено</w:t>
            </w:r>
          </w:p>
        </w:tc>
        <w:tc>
          <w:tcPr>
            <w:tcW w:w="1491" w:type="pct"/>
          </w:tcPr>
          <w:p w14:paraId="798CF207" w14:textId="77777777" w:rsidR="007B72A6" w:rsidRPr="00734708" w:rsidRDefault="007B72A6" w:rsidP="00734708">
            <w:pPr>
              <w:jc w:val="both"/>
              <w:rPr>
                <w:highlight w:val="magenta"/>
              </w:rPr>
            </w:pPr>
          </w:p>
        </w:tc>
      </w:tr>
      <w:tr w:rsidR="007B72A6" w:rsidRPr="00734708" w14:paraId="60ABFCB8" w14:textId="77777777" w:rsidTr="00734708">
        <w:tc>
          <w:tcPr>
            <w:tcW w:w="1745" w:type="pct"/>
            <w:shd w:val="clear" w:color="auto" w:fill="auto"/>
          </w:tcPr>
          <w:p w14:paraId="10547B3D" w14:textId="77777777" w:rsidR="007B72A6" w:rsidRPr="00734708" w:rsidRDefault="007B72A6" w:rsidP="00734708">
            <w:pPr>
              <w:jc w:val="both"/>
            </w:pPr>
            <w:r w:rsidRPr="00734708">
              <w:t>Залоговый дисконт</w:t>
            </w:r>
          </w:p>
        </w:tc>
        <w:tc>
          <w:tcPr>
            <w:tcW w:w="1764" w:type="pct"/>
            <w:shd w:val="clear" w:color="auto" w:fill="auto"/>
          </w:tcPr>
          <w:p w14:paraId="140893C0" w14:textId="77777777" w:rsidR="007B72A6" w:rsidRPr="00734708" w:rsidRDefault="007B72A6" w:rsidP="00734708">
            <w:pPr>
              <w:jc w:val="both"/>
            </w:pPr>
            <w:r w:rsidRPr="00734708">
              <w:t>30%</w:t>
            </w:r>
          </w:p>
        </w:tc>
        <w:tc>
          <w:tcPr>
            <w:tcW w:w="1491" w:type="pct"/>
          </w:tcPr>
          <w:p w14:paraId="2818F642" w14:textId="77777777" w:rsidR="007B72A6" w:rsidRPr="00734708" w:rsidRDefault="007B72A6" w:rsidP="00734708">
            <w:pPr>
              <w:jc w:val="both"/>
              <w:rPr>
                <w:highlight w:val="magenta"/>
              </w:rPr>
            </w:pPr>
          </w:p>
        </w:tc>
      </w:tr>
      <w:tr w:rsidR="007B72A6" w:rsidRPr="00734708" w14:paraId="07EAF933" w14:textId="77777777" w:rsidTr="00734708">
        <w:tc>
          <w:tcPr>
            <w:tcW w:w="1745" w:type="pct"/>
            <w:shd w:val="clear" w:color="auto" w:fill="auto"/>
          </w:tcPr>
          <w:p w14:paraId="410B0845" w14:textId="77777777" w:rsidR="007B72A6" w:rsidRPr="00734708" w:rsidRDefault="007B72A6" w:rsidP="00734708">
            <w:pPr>
              <w:jc w:val="both"/>
            </w:pPr>
            <w:r w:rsidRPr="00734708">
              <w:t>Залоговая стоимость</w:t>
            </w:r>
          </w:p>
        </w:tc>
        <w:tc>
          <w:tcPr>
            <w:tcW w:w="1764" w:type="pct"/>
            <w:shd w:val="clear" w:color="auto" w:fill="auto"/>
          </w:tcPr>
          <w:p w14:paraId="5F490858" w14:textId="77777777" w:rsidR="007B72A6" w:rsidRPr="00734708" w:rsidRDefault="00F95D7C" w:rsidP="00734708">
            <w:pPr>
              <w:jc w:val="both"/>
            </w:pPr>
            <w:r w:rsidRPr="00734708">
              <w:t>4</w:t>
            </w:r>
            <w:r w:rsidR="007B72A6" w:rsidRPr="00734708">
              <w:t> </w:t>
            </w:r>
            <w:r w:rsidRPr="00734708">
              <w:t>058</w:t>
            </w:r>
            <w:r w:rsidR="007B72A6" w:rsidRPr="00734708">
              <w:t> </w:t>
            </w:r>
            <w:r w:rsidRPr="00734708">
              <w:t>600</w:t>
            </w:r>
            <w:r w:rsidR="007B72A6" w:rsidRPr="00734708">
              <w:t> 000 руб.</w:t>
            </w:r>
          </w:p>
        </w:tc>
        <w:tc>
          <w:tcPr>
            <w:tcW w:w="1491" w:type="pct"/>
          </w:tcPr>
          <w:p w14:paraId="0FD20A8A" w14:textId="77777777" w:rsidR="007B72A6" w:rsidRPr="00734708" w:rsidRDefault="007B72A6" w:rsidP="00734708">
            <w:pPr>
              <w:jc w:val="both"/>
              <w:rPr>
                <w:highlight w:val="magenta"/>
              </w:rPr>
            </w:pPr>
          </w:p>
        </w:tc>
      </w:tr>
    </w:tbl>
    <w:p w14:paraId="5C66BB52" w14:textId="77777777" w:rsidR="00EF7303" w:rsidRPr="00734708" w:rsidRDefault="00734708" w:rsidP="00734708">
      <w:pPr>
        <w:pStyle w:val="1"/>
        <w:spacing w:before="120" w:after="120"/>
        <w:ind w:left="0" w:firstLine="567"/>
        <w:rPr>
          <w:szCs w:val="24"/>
        </w:rPr>
      </w:pPr>
      <w:bookmarkStart w:id="3266" w:name="_Toc510092342"/>
      <w:r w:rsidRPr="00734708">
        <w:rPr>
          <w:szCs w:val="24"/>
        </w:rPr>
        <w:lastRenderedPageBreak/>
        <w:t>АНАЛИЗ ОСНОВНЫХ РИСКОВ</w:t>
      </w:r>
      <w:bookmarkEnd w:id="3266"/>
    </w:p>
    <w:p w14:paraId="6C2D0F8E" w14:textId="77777777" w:rsidR="0072690B" w:rsidRPr="00734708" w:rsidRDefault="00775357" w:rsidP="00734708">
      <w:pPr>
        <w:spacing w:before="120" w:after="120"/>
        <w:ind w:firstLine="567"/>
        <w:jc w:val="both"/>
      </w:pPr>
      <w:r w:rsidRPr="00734708">
        <w:t>Необходимо указать основные риски, связанные с предметом залога, а также рекомендации по их снижению и  последующему мониторингу предмета залога.</w:t>
      </w:r>
      <w:r w:rsidR="007B72A6" w:rsidRPr="00734708">
        <w:t xml:space="preserve">  </w:t>
      </w:r>
    </w:p>
    <w:p w14:paraId="17BAA177" w14:textId="3B9D4F61" w:rsidR="007033B8" w:rsidRPr="00734708" w:rsidRDefault="00684FE5" w:rsidP="00734708">
      <w:pPr>
        <w:spacing w:before="120" w:after="120"/>
        <w:ind w:firstLine="567"/>
        <w:jc w:val="both"/>
      </w:pPr>
      <w:r w:rsidRPr="00734708">
        <w:t>Р</w:t>
      </w:r>
      <w:r w:rsidR="007033B8" w:rsidRPr="00734708">
        <w:t>иски</w:t>
      </w:r>
      <w:r w:rsidRPr="00734708">
        <w:t xml:space="preserve"> могут быть связаны</w:t>
      </w:r>
      <w:r w:rsidR="007033B8" w:rsidRPr="00734708">
        <w:t xml:space="preserve"> с возможной потерей стоимости объектом залога или утратой объекта залога.  Потеря стоимости объекта залога может иметь место в силу действия внешних (рыночная ситуация, конкуренция, изменение окружения и др.) и внутренних (изменение коммерческих и/или технических характеристик) объекта.</w:t>
      </w:r>
      <w:r w:rsidRPr="00734708">
        <w:t xml:space="preserve">  Утрата объекта залога может иметь место в силу действия юридических факторов, в том числе, возникновения дополнительных обременений.</w:t>
      </w:r>
      <w:r w:rsidR="00057B9E" w:rsidRPr="00734708">
        <w:t xml:space="preserve"> </w:t>
      </w:r>
      <w:del w:id="3267" w:author="_" w:date="2025-11-25T12:38:00Z">
        <w:r w:rsidR="00057B9E" w:rsidRPr="00734708" w:rsidDel="00AD45DD">
          <w:delText>Более подробно о видах рисков см. Методику № 2171</w:delText>
        </w:r>
        <w:r w:rsidR="00734708" w:rsidDel="00AD45DD">
          <w:delText>/3/</w:delText>
        </w:r>
        <w:r w:rsidR="00936BB0" w:rsidRPr="00734708" w:rsidDel="00AD45DD">
          <w:delText>.</w:delText>
        </w:r>
      </w:del>
    </w:p>
    <w:p w14:paraId="6DD114D7" w14:textId="77777777" w:rsidR="007033B8" w:rsidRPr="00734708" w:rsidRDefault="007033B8" w:rsidP="00734708">
      <w:pPr>
        <w:spacing w:before="120" w:after="120"/>
        <w:ind w:firstLine="567"/>
        <w:jc w:val="both"/>
      </w:pPr>
      <w:r w:rsidRPr="00734708">
        <w:t>В таблице ниже перечислены основные риски для рассматриваемого объекта.</w:t>
      </w:r>
    </w:p>
    <w:p w14:paraId="0919684E" w14:textId="77777777" w:rsidR="00A709BF" w:rsidRPr="00734708" w:rsidRDefault="00A709BF" w:rsidP="00734708">
      <w:pPr>
        <w:spacing w:before="120" w:after="120"/>
        <w:ind w:firstLine="567"/>
        <w:jc w:val="both"/>
        <w:rPr>
          <w:b/>
        </w:rPr>
      </w:pPr>
      <w:r w:rsidRPr="00734708">
        <w:rPr>
          <w:b/>
        </w:rPr>
        <w:t xml:space="preserve">Таблица </w:t>
      </w:r>
      <w:r w:rsidR="00633E96" w:rsidRPr="00734708">
        <w:rPr>
          <w:b/>
        </w:rPr>
        <w:fldChar w:fldCharType="begin"/>
      </w:r>
      <w:r w:rsidR="00633E96" w:rsidRPr="00734708">
        <w:rPr>
          <w:b/>
        </w:rPr>
        <w:instrText xml:space="preserve"> SEQ Таблица \* ARABIC </w:instrText>
      </w:r>
      <w:r w:rsidR="00633E96" w:rsidRPr="00734708">
        <w:rPr>
          <w:b/>
        </w:rPr>
        <w:fldChar w:fldCharType="separate"/>
      </w:r>
      <w:r w:rsidR="00273853">
        <w:rPr>
          <w:b/>
          <w:noProof/>
        </w:rPr>
        <w:t>11</w:t>
      </w:r>
      <w:r w:rsidR="00633E96" w:rsidRPr="00734708">
        <w:rPr>
          <w:b/>
          <w:noProof/>
        </w:rPr>
        <w:fldChar w:fldCharType="end"/>
      </w:r>
      <w:r w:rsidRPr="00734708">
        <w:rPr>
          <w:b/>
        </w:rPr>
        <w:t>.  Основные риски при оформлении рассматриваемого объекта в залог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6"/>
        <w:gridCol w:w="4956"/>
      </w:tblGrid>
      <w:tr w:rsidR="00EF7303" w:rsidRPr="00734708" w14:paraId="254FBB02" w14:textId="77777777" w:rsidTr="00734708">
        <w:trPr>
          <w:tblHeader/>
        </w:trPr>
        <w:tc>
          <w:tcPr>
            <w:tcW w:w="2500" w:type="pct"/>
            <w:shd w:val="clear" w:color="auto" w:fill="D9D9D9"/>
          </w:tcPr>
          <w:p w14:paraId="2EC336E7" w14:textId="77777777" w:rsidR="00EF7303" w:rsidRPr="00734708" w:rsidRDefault="00684FE5" w:rsidP="00734708">
            <w:pPr>
              <w:jc w:val="both"/>
              <w:rPr>
                <w:b/>
                <w:i/>
              </w:rPr>
            </w:pPr>
            <w:r w:rsidRPr="00734708">
              <w:rPr>
                <w:b/>
                <w:i/>
              </w:rPr>
              <w:t>Основные риски при оформлении имущества залог</w:t>
            </w:r>
          </w:p>
        </w:tc>
        <w:tc>
          <w:tcPr>
            <w:tcW w:w="2500" w:type="pct"/>
            <w:shd w:val="clear" w:color="auto" w:fill="D9D9D9"/>
          </w:tcPr>
          <w:p w14:paraId="121E0919" w14:textId="77777777" w:rsidR="00EF7303" w:rsidRPr="00734708" w:rsidRDefault="00684FE5" w:rsidP="00734708">
            <w:pPr>
              <w:jc w:val="both"/>
              <w:rPr>
                <w:b/>
                <w:i/>
              </w:rPr>
            </w:pPr>
            <w:r w:rsidRPr="00734708">
              <w:rPr>
                <w:b/>
                <w:i/>
              </w:rPr>
              <w:t>Рекомендации по минимизации рисков</w:t>
            </w:r>
          </w:p>
        </w:tc>
      </w:tr>
      <w:tr w:rsidR="00057B9E" w:rsidRPr="00734708" w14:paraId="75CE5820" w14:textId="77777777" w:rsidTr="00734708">
        <w:tc>
          <w:tcPr>
            <w:tcW w:w="2500" w:type="pct"/>
            <w:shd w:val="clear" w:color="auto" w:fill="auto"/>
          </w:tcPr>
          <w:p w14:paraId="7EC5F4AB" w14:textId="77777777" w:rsidR="00057B9E" w:rsidRPr="00734708" w:rsidRDefault="00057B9E" w:rsidP="00734708">
            <w:pPr>
              <w:jc w:val="both"/>
            </w:pPr>
            <w:r w:rsidRPr="00734708">
              <w:t>Прекращение ипотеки в связи с гибелью предмета ипотеки</w:t>
            </w:r>
          </w:p>
        </w:tc>
        <w:tc>
          <w:tcPr>
            <w:tcW w:w="2500" w:type="pct"/>
            <w:shd w:val="clear" w:color="auto" w:fill="auto"/>
          </w:tcPr>
          <w:p w14:paraId="0B484620" w14:textId="77777777" w:rsidR="00190C7D" w:rsidRPr="00734708" w:rsidRDefault="00057B9E" w:rsidP="00734708">
            <w:pPr>
              <w:jc w:val="both"/>
            </w:pPr>
            <w:r w:rsidRPr="00734708">
              <w:t>Проведение планового мониторинга</w:t>
            </w:r>
          </w:p>
          <w:p w14:paraId="6EB6F2CB" w14:textId="77777777" w:rsidR="00190C7D" w:rsidRPr="00734708" w:rsidRDefault="00190C7D" w:rsidP="00734708">
            <w:pPr>
              <w:jc w:val="both"/>
            </w:pPr>
          </w:p>
          <w:p w14:paraId="7B8D4649" w14:textId="77777777" w:rsidR="00190C7D" w:rsidRPr="00734708" w:rsidRDefault="00057B9E" w:rsidP="00734708">
            <w:pPr>
              <w:jc w:val="both"/>
            </w:pPr>
            <w:r w:rsidRPr="00734708">
              <w:t>Страхование от ущерба/ утраты.</w:t>
            </w:r>
          </w:p>
        </w:tc>
      </w:tr>
      <w:tr w:rsidR="00057B9E" w:rsidRPr="00734708" w14:paraId="67BE5521" w14:textId="77777777" w:rsidTr="00734708">
        <w:tc>
          <w:tcPr>
            <w:tcW w:w="2500" w:type="pct"/>
            <w:shd w:val="clear" w:color="auto" w:fill="auto"/>
          </w:tcPr>
          <w:p w14:paraId="0817BC57" w14:textId="77777777" w:rsidR="00057B9E" w:rsidRPr="00734708" w:rsidRDefault="00057B9E" w:rsidP="006F7490">
            <w:pPr>
              <w:jc w:val="both"/>
              <w:rPr>
                <w:b/>
              </w:rPr>
            </w:pPr>
            <w:r w:rsidRPr="00734708">
              <w:t>Расхождение в общей площади или других характеристиках объекта недвижимости по свидетельству</w:t>
            </w:r>
            <w:r w:rsidR="006F7490" w:rsidRPr="006F7490">
              <w:t>/</w:t>
            </w:r>
            <w:r w:rsidR="006F7490">
              <w:t>выписке из ЕГРН</w:t>
            </w:r>
            <w:r w:rsidRPr="00734708">
              <w:t xml:space="preserve"> и технической документации </w:t>
            </w:r>
          </w:p>
        </w:tc>
        <w:tc>
          <w:tcPr>
            <w:tcW w:w="2500" w:type="pct"/>
            <w:shd w:val="clear" w:color="auto" w:fill="auto"/>
          </w:tcPr>
          <w:p w14:paraId="11A0FAB3" w14:textId="77777777" w:rsidR="00057B9E" w:rsidRPr="00734708" w:rsidRDefault="00027D44" w:rsidP="006F7490">
            <w:pPr>
              <w:jc w:val="both"/>
              <w:rPr>
                <w:b/>
              </w:rPr>
            </w:pPr>
            <w:r w:rsidRPr="00734708">
              <w:t xml:space="preserve">Приведение в соответствие технической документации и </w:t>
            </w:r>
            <w:proofErr w:type="spellStart"/>
            <w:r w:rsidRPr="00734708">
              <w:t>право</w:t>
            </w:r>
            <w:r w:rsidR="006F7490">
              <w:t>подтверждающих</w:t>
            </w:r>
            <w:proofErr w:type="spellEnd"/>
            <w:r w:rsidRPr="00734708">
              <w:t xml:space="preserve"> документов на имущество</w:t>
            </w:r>
          </w:p>
        </w:tc>
      </w:tr>
      <w:tr w:rsidR="00057B9E" w:rsidRPr="00734708" w14:paraId="7BF2A4FE" w14:textId="77777777" w:rsidTr="00734708">
        <w:tc>
          <w:tcPr>
            <w:tcW w:w="2500" w:type="pct"/>
            <w:shd w:val="clear" w:color="auto" w:fill="auto"/>
          </w:tcPr>
          <w:p w14:paraId="0BD4C45C" w14:textId="77777777" w:rsidR="00057B9E" w:rsidRPr="00734708" w:rsidRDefault="00027D44" w:rsidP="00734708">
            <w:pPr>
              <w:jc w:val="both"/>
              <w:rPr>
                <w:b/>
              </w:rPr>
            </w:pPr>
            <w:r w:rsidRPr="00734708">
              <w:t xml:space="preserve">Риск наличия обременений имущества в виде залогов, арестов, </w:t>
            </w:r>
            <w:proofErr w:type="spellStart"/>
            <w:r w:rsidRPr="00734708">
              <w:t>правопритязаний</w:t>
            </w:r>
            <w:proofErr w:type="spellEnd"/>
            <w:r w:rsidRPr="00734708">
              <w:t xml:space="preserve"> со стороны третьих лиц</w:t>
            </w:r>
          </w:p>
        </w:tc>
        <w:tc>
          <w:tcPr>
            <w:tcW w:w="2500" w:type="pct"/>
            <w:shd w:val="clear" w:color="auto" w:fill="auto"/>
          </w:tcPr>
          <w:p w14:paraId="7C7DAA13" w14:textId="77777777" w:rsidR="00057B9E" w:rsidRPr="00734708" w:rsidRDefault="00027D44" w:rsidP="00734708">
            <w:pPr>
              <w:jc w:val="both"/>
              <w:rPr>
                <w:b/>
              </w:rPr>
            </w:pPr>
            <w:r w:rsidRPr="00734708">
              <w:t xml:space="preserve">Предоставление актуализированной выписки из </w:t>
            </w:r>
            <w:r w:rsidR="00936BB0" w:rsidRPr="00734708">
              <w:t xml:space="preserve">ЕГРН </w:t>
            </w:r>
            <w:r w:rsidRPr="00734708">
              <w:t>до заключения договора ипотеки и выдачи кредитных средств</w:t>
            </w:r>
          </w:p>
        </w:tc>
      </w:tr>
      <w:tr w:rsidR="00057B9E" w:rsidRPr="00734708" w14:paraId="07FAFFA8" w14:textId="77777777" w:rsidTr="00734708">
        <w:tc>
          <w:tcPr>
            <w:tcW w:w="2500" w:type="pct"/>
            <w:shd w:val="clear" w:color="auto" w:fill="auto"/>
          </w:tcPr>
          <w:p w14:paraId="26B09B7C" w14:textId="77777777" w:rsidR="00057B9E" w:rsidRPr="00734708" w:rsidRDefault="00027D44" w:rsidP="00734708">
            <w:pPr>
              <w:jc w:val="both"/>
              <w:rPr>
                <w:b/>
              </w:rPr>
            </w:pPr>
            <w:r w:rsidRPr="00734708">
              <w:t>Снижение рыночной стоимости предмета залога (недвижимого имущества), в связи с падением цен на рынке недвижимости</w:t>
            </w:r>
          </w:p>
        </w:tc>
        <w:tc>
          <w:tcPr>
            <w:tcW w:w="2500" w:type="pct"/>
            <w:shd w:val="clear" w:color="auto" w:fill="auto"/>
          </w:tcPr>
          <w:p w14:paraId="6049BD96" w14:textId="77777777" w:rsidR="00057B9E" w:rsidRPr="00734708" w:rsidRDefault="00027D44" w:rsidP="00734708">
            <w:pPr>
              <w:jc w:val="both"/>
              <w:rPr>
                <w:b/>
              </w:rPr>
            </w:pPr>
            <w:r w:rsidRPr="00734708">
              <w:t>Переоценка, актуализация рыночной стоимости не реже, чем 1 раз в 3 мес.</w:t>
            </w:r>
          </w:p>
        </w:tc>
      </w:tr>
      <w:tr w:rsidR="00057B9E" w:rsidRPr="00734708" w14:paraId="434B4C8C" w14:textId="77777777" w:rsidTr="00734708">
        <w:tc>
          <w:tcPr>
            <w:tcW w:w="2500" w:type="pct"/>
            <w:shd w:val="clear" w:color="auto" w:fill="auto"/>
          </w:tcPr>
          <w:p w14:paraId="432E938B" w14:textId="77777777" w:rsidR="00057B9E" w:rsidRPr="00734708" w:rsidRDefault="00027D44" w:rsidP="00734708">
            <w:pPr>
              <w:jc w:val="both"/>
              <w:rPr>
                <w:b/>
              </w:rPr>
            </w:pPr>
            <w:r w:rsidRPr="00734708">
              <w:t>Снижение рыночной стоимости предмета залога в связи с застройкой прилегающей территории объектами аналогичного назначения</w:t>
            </w:r>
          </w:p>
        </w:tc>
        <w:tc>
          <w:tcPr>
            <w:tcW w:w="2500" w:type="pct"/>
            <w:shd w:val="clear" w:color="auto" w:fill="auto"/>
          </w:tcPr>
          <w:p w14:paraId="6CDF0838" w14:textId="77777777" w:rsidR="00057B9E" w:rsidRPr="00734708" w:rsidRDefault="00027D44" w:rsidP="00734708">
            <w:pPr>
              <w:jc w:val="both"/>
              <w:rPr>
                <w:b/>
              </w:rPr>
            </w:pPr>
            <w:r w:rsidRPr="00734708">
              <w:t>Переоценка, актуализация рыночной стоимости по факту обнаружения факторов, влияющих на ее уменьшение</w:t>
            </w:r>
          </w:p>
        </w:tc>
      </w:tr>
    </w:tbl>
    <w:p w14:paraId="3AC4689B" w14:textId="77777777" w:rsidR="00455E10" w:rsidRDefault="0072690B" w:rsidP="00734708">
      <w:pPr>
        <w:spacing w:before="120" w:after="120"/>
        <w:ind w:firstLine="567"/>
        <w:jc w:val="both"/>
      </w:pPr>
      <w:r w:rsidRPr="00734708">
        <w:rPr>
          <w:b/>
        </w:rPr>
        <w:t>На основании вышеперечисленного анализа и расчетов оформляется залоговое заключение.</w:t>
      </w:r>
      <w:r w:rsidRPr="006C30C3">
        <w:rPr>
          <w:b/>
        </w:rPr>
        <w:t xml:space="preserve"> </w:t>
      </w:r>
      <w:r w:rsidR="00455E10">
        <w:br w:type="page"/>
      </w:r>
    </w:p>
    <w:p w14:paraId="1BEDE2AB" w14:textId="20E46E45" w:rsidR="00F52572" w:rsidRPr="00DE71C9" w:rsidDel="00AD45DD" w:rsidRDefault="00DE71C9" w:rsidP="00AD45DD">
      <w:pPr>
        <w:pStyle w:val="2"/>
        <w:numPr>
          <w:ilvl w:val="0"/>
          <w:numId w:val="0"/>
        </w:numPr>
        <w:tabs>
          <w:tab w:val="left" w:pos="993"/>
        </w:tabs>
        <w:ind w:left="142" w:firstLine="6804"/>
        <w:jc w:val="center"/>
        <w:rPr>
          <w:del w:id="3268" w:author="_" w:date="2025-11-25T12:38:00Z"/>
          <w:i w:val="0"/>
          <w:szCs w:val="24"/>
        </w:rPr>
        <w:pPrChange w:id="3269" w:author="_" w:date="2025-11-25T12:38:00Z">
          <w:pPr>
            <w:pStyle w:val="2"/>
            <w:numPr>
              <w:ilvl w:val="0"/>
              <w:numId w:val="0"/>
            </w:numPr>
            <w:tabs>
              <w:tab w:val="left" w:pos="993"/>
            </w:tabs>
            <w:ind w:left="142" w:firstLine="6804"/>
            <w:jc w:val="center"/>
          </w:pPr>
        </w:pPrChange>
      </w:pPr>
      <w:bookmarkStart w:id="3270" w:name="_Toc510092343"/>
      <w:bookmarkStart w:id="3271" w:name="Прил_8_1"/>
      <w:del w:id="3272" w:author="_" w:date="2025-11-25T12:38:00Z">
        <w:r w:rsidDel="00AD45DD">
          <w:rPr>
            <w:i w:val="0"/>
            <w:szCs w:val="24"/>
          </w:rPr>
          <w:lastRenderedPageBreak/>
          <w:delText>Приложение 8.</w:delText>
        </w:r>
        <w:r w:rsidR="00C21720" w:rsidDel="00AD45DD">
          <w:rPr>
            <w:i w:val="0"/>
            <w:szCs w:val="24"/>
          </w:rPr>
          <w:delText>1</w:delText>
        </w:r>
        <w:r w:rsidDel="00AD45DD">
          <w:rPr>
            <w:i w:val="0"/>
            <w:szCs w:val="24"/>
          </w:rPr>
          <w:delText>.</w:delText>
        </w:r>
        <w:r w:rsidR="00CE76F4" w:rsidDel="00AD45DD">
          <w:rPr>
            <w:i w:val="0"/>
            <w:szCs w:val="24"/>
          </w:rPr>
          <w:br/>
        </w:r>
        <w:r w:rsidR="00CE2BCE" w:rsidDel="00AD45DD">
          <w:rPr>
            <w:i w:val="0"/>
            <w:szCs w:val="24"/>
          </w:rPr>
          <w:delText>Пример</w:delText>
        </w:r>
        <w:r w:rsidR="00F52572" w:rsidRPr="00DE71C9" w:rsidDel="00AD45DD">
          <w:rPr>
            <w:i w:val="0"/>
            <w:szCs w:val="24"/>
          </w:rPr>
          <w:delText xml:space="preserve"> расчета рыночной стоимости в формате Excel</w:delText>
        </w:r>
        <w:bookmarkEnd w:id="3270"/>
      </w:del>
    </w:p>
    <w:bookmarkEnd w:id="3271"/>
    <w:p w14:paraId="101D843A" w14:textId="64347739" w:rsidR="0035248B" w:rsidRPr="00DE71C9" w:rsidDel="00AD45DD" w:rsidRDefault="0035248B" w:rsidP="00AD45DD">
      <w:pPr>
        <w:keepNext/>
        <w:tabs>
          <w:tab w:val="left" w:pos="993"/>
        </w:tabs>
        <w:spacing w:before="120"/>
        <w:ind w:left="142" w:firstLine="6804"/>
        <w:jc w:val="both"/>
        <w:outlineLvl w:val="1"/>
        <w:rPr>
          <w:del w:id="3273" w:author="_" w:date="2025-11-25T12:38:00Z"/>
          <w:snapToGrid w:val="0"/>
          <w:lang w:eastAsia="en-US"/>
        </w:rPr>
        <w:pPrChange w:id="3274" w:author="_" w:date="2025-11-25T12:38:00Z">
          <w:pPr>
            <w:spacing w:before="120"/>
            <w:jc w:val="both"/>
          </w:pPr>
        </w:pPrChange>
      </w:pPr>
      <w:del w:id="3275" w:author="_" w:date="2025-11-25T12:38:00Z">
        <w:r w:rsidRPr="006C30C3" w:rsidDel="00AD45DD">
          <w:rPr>
            <w:snapToGrid w:val="0"/>
            <w:lang w:eastAsia="en-US"/>
          </w:rPr>
          <w:delText xml:space="preserve">Приложение находится в файле </w:delText>
        </w:r>
        <w:r w:rsidR="00C21720" w:rsidDel="00AD45DD">
          <w:rPr>
            <w:snapToGrid w:val="0"/>
            <w:lang w:eastAsia="en-US"/>
          </w:rPr>
          <w:delText>«Приложение 8.1</w:delText>
        </w:r>
        <w:r w:rsidRPr="006C30C3" w:rsidDel="00AD45DD">
          <w:rPr>
            <w:snapToGrid w:val="0"/>
            <w:lang w:eastAsia="en-US"/>
          </w:rPr>
          <w:delText>.</w:delText>
        </w:r>
        <w:r w:rsidRPr="006C30C3" w:rsidDel="00AD45DD">
          <w:rPr>
            <w:snapToGrid w:val="0"/>
            <w:lang w:val="en-US" w:eastAsia="en-US"/>
          </w:rPr>
          <w:delText>xls</w:delText>
        </w:r>
        <w:r w:rsidR="00DE71C9" w:rsidDel="00AD45DD">
          <w:rPr>
            <w:snapToGrid w:val="0"/>
            <w:lang w:eastAsia="en-US"/>
          </w:rPr>
          <w:delText>».</w:delText>
        </w:r>
      </w:del>
    </w:p>
    <w:p w14:paraId="57667132" w14:textId="77777777" w:rsidR="0035248B" w:rsidRPr="006C30C3" w:rsidRDefault="0035248B" w:rsidP="00AD45DD">
      <w:pPr>
        <w:keepNext/>
        <w:tabs>
          <w:tab w:val="left" w:pos="993"/>
        </w:tabs>
        <w:ind w:left="142" w:firstLine="6804"/>
        <w:jc w:val="center"/>
        <w:outlineLvl w:val="1"/>
        <w:rPr>
          <w:b/>
        </w:rPr>
        <w:pPrChange w:id="3276" w:author="_" w:date="2025-11-25T12:38:00Z">
          <w:pPr>
            <w:jc w:val="center"/>
          </w:pPr>
        </w:pPrChange>
      </w:pPr>
    </w:p>
    <w:sectPr w:rsidR="0035248B" w:rsidRPr="006C30C3" w:rsidSect="00734708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23550" w14:textId="77777777" w:rsidR="009462E3" w:rsidRDefault="009462E3" w:rsidP="00D95D77">
      <w:pPr>
        <w:pStyle w:val="32"/>
      </w:pPr>
      <w:r>
        <w:separator/>
      </w:r>
    </w:p>
  </w:endnote>
  <w:endnote w:type="continuationSeparator" w:id="0">
    <w:p w14:paraId="5CF84D5D" w14:textId="77777777" w:rsidR="009462E3" w:rsidRDefault="009462E3" w:rsidP="00D95D77">
      <w:pPr>
        <w:pStyle w:val="3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KaTeX_Size2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66055" w14:textId="77777777" w:rsidR="00907910" w:rsidRDefault="00907910" w:rsidP="002A0C86">
    <w:pPr>
      <w:pStyle w:val="ac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61A663B" w14:textId="77777777" w:rsidR="00907910" w:rsidRDefault="00907910" w:rsidP="002A0C86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69B8D" w14:textId="77777777" w:rsidR="00907910" w:rsidRDefault="00907910">
    <w:pPr>
      <w:pStyle w:val="ac"/>
      <w:jc w:val="right"/>
    </w:pPr>
    <w:r>
      <w:fldChar w:fldCharType="begin"/>
    </w:r>
    <w:r>
      <w:instrText>PAGE   \* MERGEFORMAT</w:instrText>
    </w:r>
    <w:r>
      <w:fldChar w:fldCharType="separate"/>
    </w:r>
    <w:r w:rsidR="00004107">
      <w:rPr>
        <w:noProof/>
      </w:rPr>
      <w:t>6</w:t>
    </w:r>
    <w:r>
      <w:fldChar w:fldCharType="end"/>
    </w:r>
  </w:p>
  <w:p w14:paraId="758A2066" w14:textId="77777777" w:rsidR="00907910" w:rsidRDefault="00907910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7E26B9" w14:textId="77777777" w:rsidR="009462E3" w:rsidRDefault="009462E3" w:rsidP="00D95D77">
      <w:pPr>
        <w:pStyle w:val="32"/>
      </w:pPr>
      <w:r>
        <w:separator/>
      </w:r>
    </w:p>
  </w:footnote>
  <w:footnote w:type="continuationSeparator" w:id="0">
    <w:p w14:paraId="3CA67073" w14:textId="77777777" w:rsidR="009462E3" w:rsidRDefault="009462E3" w:rsidP="00D95D77">
      <w:pPr>
        <w:pStyle w:val="3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87973" w14:textId="77777777" w:rsidR="00907910" w:rsidRDefault="00907910">
    <w:pPr>
      <w:pStyle w:val="aa"/>
      <w:framePr w:wrap="around" w:vAnchor="text" w:hAnchor="margin" w:xAlign="center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>
      <w:rPr>
        <w:rStyle w:val="ae"/>
        <w:noProof/>
      </w:rPr>
      <w:t>1</w:t>
    </w:r>
    <w:r>
      <w:rPr>
        <w:rStyle w:val="ae"/>
      </w:rPr>
      <w:fldChar w:fldCharType="end"/>
    </w:r>
  </w:p>
  <w:p w14:paraId="63C7E347" w14:textId="77777777" w:rsidR="00907910" w:rsidRDefault="00907910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893C4" w14:textId="77777777" w:rsidR="00907910" w:rsidRDefault="00907910">
    <w:pPr>
      <w:pStyle w:val="aa"/>
    </w:pPr>
  </w:p>
  <w:p w14:paraId="4EE9A942" w14:textId="77777777" w:rsidR="00907910" w:rsidRDefault="00907910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C7888"/>
    <w:multiLevelType w:val="hybridMultilevel"/>
    <w:tmpl w:val="A11C3BF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47B093B"/>
    <w:multiLevelType w:val="multilevel"/>
    <w:tmpl w:val="B4AA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07B15"/>
    <w:multiLevelType w:val="multilevel"/>
    <w:tmpl w:val="74C8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65296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" w15:restartNumberingAfterBreak="0">
    <w:nsid w:val="069814E8"/>
    <w:multiLevelType w:val="multilevel"/>
    <w:tmpl w:val="7A987556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4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07340559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6" w15:restartNumberingAfterBreak="0">
    <w:nsid w:val="084F7CCE"/>
    <w:multiLevelType w:val="multilevel"/>
    <w:tmpl w:val="68F8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DF09F3"/>
    <w:multiLevelType w:val="multilevel"/>
    <w:tmpl w:val="D5E0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58772D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9" w15:restartNumberingAfterBreak="0">
    <w:nsid w:val="0CBE0CDA"/>
    <w:multiLevelType w:val="multilevel"/>
    <w:tmpl w:val="8602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274061"/>
    <w:multiLevelType w:val="multilevel"/>
    <w:tmpl w:val="2C78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396462"/>
    <w:multiLevelType w:val="multilevel"/>
    <w:tmpl w:val="881A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D47C19"/>
    <w:multiLevelType w:val="multilevel"/>
    <w:tmpl w:val="25DA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063CAB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4" w15:restartNumberingAfterBreak="0">
    <w:nsid w:val="1357241A"/>
    <w:multiLevelType w:val="multilevel"/>
    <w:tmpl w:val="87CA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8B4D2C"/>
    <w:multiLevelType w:val="multilevel"/>
    <w:tmpl w:val="B8E8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004B61"/>
    <w:multiLevelType w:val="multilevel"/>
    <w:tmpl w:val="1A22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EF1341"/>
    <w:multiLevelType w:val="hybridMultilevel"/>
    <w:tmpl w:val="C69E208E"/>
    <w:lvl w:ilvl="0" w:tplc="04190001">
      <w:start w:val="1"/>
      <w:numFmt w:val="bullet"/>
      <w:lvlText w:val=""/>
      <w:lvlJc w:val="left"/>
      <w:pPr>
        <w:ind w:left="10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2" w:hanging="360"/>
      </w:pPr>
      <w:rPr>
        <w:rFonts w:ascii="Wingdings" w:hAnsi="Wingdings" w:hint="default"/>
      </w:rPr>
    </w:lvl>
  </w:abstractNum>
  <w:abstractNum w:abstractNumId="18" w15:restartNumberingAfterBreak="0">
    <w:nsid w:val="17FD0C80"/>
    <w:multiLevelType w:val="multilevel"/>
    <w:tmpl w:val="95BA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4270FC"/>
    <w:multiLevelType w:val="multilevel"/>
    <w:tmpl w:val="7EA06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5C678A"/>
    <w:multiLevelType w:val="hybridMultilevel"/>
    <w:tmpl w:val="099AD1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F23363F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2" w15:restartNumberingAfterBreak="0">
    <w:nsid w:val="1F3A18D0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3" w15:restartNumberingAfterBreak="0">
    <w:nsid w:val="1FDB455C"/>
    <w:multiLevelType w:val="multilevel"/>
    <w:tmpl w:val="274E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3E3E90"/>
    <w:multiLevelType w:val="multilevel"/>
    <w:tmpl w:val="B752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735768"/>
    <w:multiLevelType w:val="multilevel"/>
    <w:tmpl w:val="FECE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7D3B98"/>
    <w:multiLevelType w:val="multilevel"/>
    <w:tmpl w:val="CCBCE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E361DD"/>
    <w:multiLevelType w:val="multilevel"/>
    <w:tmpl w:val="714E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AD2D99"/>
    <w:multiLevelType w:val="multilevel"/>
    <w:tmpl w:val="0DA4C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9AA2235"/>
    <w:multiLevelType w:val="multilevel"/>
    <w:tmpl w:val="E780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B12082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1" w15:restartNumberingAfterBreak="0">
    <w:nsid w:val="2C7703A5"/>
    <w:multiLevelType w:val="multilevel"/>
    <w:tmpl w:val="15DE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5175A6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3" w15:restartNumberingAfterBreak="0">
    <w:nsid w:val="33737CBC"/>
    <w:multiLevelType w:val="multilevel"/>
    <w:tmpl w:val="FC60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484823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5" w15:restartNumberingAfterBreak="0">
    <w:nsid w:val="370B6245"/>
    <w:multiLevelType w:val="multilevel"/>
    <w:tmpl w:val="6640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136AAA"/>
    <w:multiLevelType w:val="multilevel"/>
    <w:tmpl w:val="76F2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2647A9"/>
    <w:multiLevelType w:val="hybridMultilevel"/>
    <w:tmpl w:val="6700C3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9C86648"/>
    <w:multiLevelType w:val="multilevel"/>
    <w:tmpl w:val="28D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CC48EB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0" w15:restartNumberingAfterBreak="0">
    <w:nsid w:val="3D5E0727"/>
    <w:multiLevelType w:val="hybridMultilevel"/>
    <w:tmpl w:val="3D766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DA242F3"/>
    <w:multiLevelType w:val="multilevel"/>
    <w:tmpl w:val="6A9E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A45BCC"/>
    <w:multiLevelType w:val="hybridMultilevel"/>
    <w:tmpl w:val="E49E33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08F0125"/>
    <w:multiLevelType w:val="multilevel"/>
    <w:tmpl w:val="4A2A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F279AA"/>
    <w:multiLevelType w:val="hybridMultilevel"/>
    <w:tmpl w:val="781660B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5" w15:restartNumberingAfterBreak="0">
    <w:nsid w:val="43543DEA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6" w15:restartNumberingAfterBreak="0">
    <w:nsid w:val="449C5A11"/>
    <w:multiLevelType w:val="multilevel"/>
    <w:tmpl w:val="2322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D45782"/>
    <w:multiLevelType w:val="multilevel"/>
    <w:tmpl w:val="BCAED394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8442C47"/>
    <w:multiLevelType w:val="multilevel"/>
    <w:tmpl w:val="DAE2A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8C14A8E"/>
    <w:multiLevelType w:val="multilevel"/>
    <w:tmpl w:val="FE1C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AA01B8"/>
    <w:multiLevelType w:val="multilevel"/>
    <w:tmpl w:val="46000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0685F7C"/>
    <w:multiLevelType w:val="multilevel"/>
    <w:tmpl w:val="ADAE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4906F5"/>
    <w:multiLevelType w:val="multilevel"/>
    <w:tmpl w:val="3408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AC5DC0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54" w15:restartNumberingAfterBreak="0">
    <w:nsid w:val="58895798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55" w15:restartNumberingAfterBreak="0">
    <w:nsid w:val="589E65A9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56" w15:restartNumberingAfterBreak="0">
    <w:nsid w:val="58FB5F3B"/>
    <w:multiLevelType w:val="hybridMultilevel"/>
    <w:tmpl w:val="5218EC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9684690"/>
    <w:multiLevelType w:val="multilevel"/>
    <w:tmpl w:val="7D04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B1795B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59" w15:restartNumberingAfterBreak="0">
    <w:nsid w:val="5B1B6893"/>
    <w:multiLevelType w:val="multilevel"/>
    <w:tmpl w:val="AC2A45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0" w15:restartNumberingAfterBreak="0">
    <w:nsid w:val="5B9061FA"/>
    <w:multiLevelType w:val="multilevel"/>
    <w:tmpl w:val="1A0C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D23844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62" w15:restartNumberingAfterBreak="0">
    <w:nsid w:val="5D856FCD"/>
    <w:multiLevelType w:val="multilevel"/>
    <w:tmpl w:val="D862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2751AA"/>
    <w:multiLevelType w:val="multilevel"/>
    <w:tmpl w:val="BE6258E0"/>
    <w:lvl w:ilvl="0">
      <w:start w:val="1"/>
      <w:numFmt w:val="upperRoman"/>
      <w:pStyle w:val="10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upperLetter"/>
      <w:pStyle w:val="20"/>
      <w:lvlText w:val="%2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2">
      <w:start w:val="1"/>
      <w:numFmt w:val="decimal"/>
      <w:pStyle w:val="30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decimal"/>
      <w:pStyle w:val="40"/>
      <w:lvlText w:val="17.3.3.%4"/>
      <w:lvlJc w:val="left"/>
      <w:pPr>
        <w:tabs>
          <w:tab w:val="num" w:pos="3240"/>
        </w:tabs>
        <w:ind w:left="2160" w:firstLine="0"/>
      </w:pPr>
      <w:rPr>
        <w:rFonts w:hint="default"/>
      </w:rPr>
    </w:lvl>
    <w:lvl w:ilvl="4">
      <w:start w:val="1"/>
      <w:numFmt w:val="decimal"/>
      <w:pStyle w:val="5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pStyle w:val="6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pStyle w:val="7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pStyle w:val="8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pStyle w:val="9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64" w15:restartNumberingAfterBreak="0">
    <w:nsid w:val="5FD95879"/>
    <w:multiLevelType w:val="multilevel"/>
    <w:tmpl w:val="A00C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795287"/>
    <w:multiLevelType w:val="multilevel"/>
    <w:tmpl w:val="8CF2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570A2A"/>
    <w:multiLevelType w:val="multilevel"/>
    <w:tmpl w:val="497A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857F04"/>
    <w:multiLevelType w:val="multilevel"/>
    <w:tmpl w:val="21E0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E072A3"/>
    <w:multiLevelType w:val="multilevel"/>
    <w:tmpl w:val="2DA4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2F1E82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70" w15:restartNumberingAfterBreak="0">
    <w:nsid w:val="68542BAD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71" w15:restartNumberingAfterBreak="0">
    <w:nsid w:val="695370D4"/>
    <w:multiLevelType w:val="multilevel"/>
    <w:tmpl w:val="9410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9E2FFB"/>
    <w:multiLevelType w:val="multilevel"/>
    <w:tmpl w:val="B382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F31095"/>
    <w:multiLevelType w:val="multilevel"/>
    <w:tmpl w:val="A6B0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B5671C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75" w15:restartNumberingAfterBreak="0">
    <w:nsid w:val="6EED5675"/>
    <w:multiLevelType w:val="multilevel"/>
    <w:tmpl w:val="18DC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2D5F46"/>
    <w:multiLevelType w:val="multilevel"/>
    <w:tmpl w:val="849A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3B34F1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78" w15:restartNumberingAfterBreak="0">
    <w:nsid w:val="74204875"/>
    <w:multiLevelType w:val="multilevel"/>
    <w:tmpl w:val="012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A40DD3"/>
    <w:multiLevelType w:val="multilevel"/>
    <w:tmpl w:val="0540A14C"/>
    <w:lvl w:ilvl="0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0" w15:restartNumberingAfterBreak="0">
    <w:nsid w:val="74BF1EDD"/>
    <w:multiLevelType w:val="multilevel"/>
    <w:tmpl w:val="73B68C66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52262DD"/>
    <w:multiLevelType w:val="multilevel"/>
    <w:tmpl w:val="FBC6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8B1875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83" w15:restartNumberingAfterBreak="0">
    <w:nsid w:val="76EF12E2"/>
    <w:multiLevelType w:val="multilevel"/>
    <w:tmpl w:val="3F74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017698"/>
    <w:multiLevelType w:val="multilevel"/>
    <w:tmpl w:val="0EA4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0A1EFB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86" w15:restartNumberingAfterBreak="0">
    <w:nsid w:val="7B51206D"/>
    <w:multiLevelType w:val="multilevel"/>
    <w:tmpl w:val="76B4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5233E7"/>
    <w:multiLevelType w:val="multilevel"/>
    <w:tmpl w:val="BC50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236ACB"/>
    <w:multiLevelType w:val="multilevel"/>
    <w:tmpl w:val="626E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E51524"/>
    <w:multiLevelType w:val="multilevel"/>
    <w:tmpl w:val="53DC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111CB6"/>
    <w:multiLevelType w:val="multilevel"/>
    <w:tmpl w:val="45D4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3"/>
  </w:num>
  <w:num w:numId="2">
    <w:abstractNumId w:val="59"/>
  </w:num>
  <w:num w:numId="3">
    <w:abstractNumId w:val="56"/>
  </w:num>
  <w:num w:numId="4">
    <w:abstractNumId w:val="4"/>
  </w:num>
  <w:num w:numId="5">
    <w:abstractNumId w:val="37"/>
  </w:num>
  <w:num w:numId="6">
    <w:abstractNumId w:val="61"/>
  </w:num>
  <w:num w:numId="7">
    <w:abstractNumId w:val="8"/>
  </w:num>
  <w:num w:numId="8">
    <w:abstractNumId w:val="54"/>
  </w:num>
  <w:num w:numId="9">
    <w:abstractNumId w:val="3"/>
  </w:num>
  <w:num w:numId="10">
    <w:abstractNumId w:val="85"/>
  </w:num>
  <w:num w:numId="11">
    <w:abstractNumId w:val="30"/>
  </w:num>
  <w:num w:numId="12">
    <w:abstractNumId w:val="21"/>
  </w:num>
  <w:num w:numId="13">
    <w:abstractNumId w:val="55"/>
  </w:num>
  <w:num w:numId="14">
    <w:abstractNumId w:val="58"/>
  </w:num>
  <w:num w:numId="15">
    <w:abstractNumId w:val="82"/>
  </w:num>
  <w:num w:numId="16">
    <w:abstractNumId w:val="77"/>
  </w:num>
  <w:num w:numId="17">
    <w:abstractNumId w:val="53"/>
  </w:num>
  <w:num w:numId="18">
    <w:abstractNumId w:val="69"/>
  </w:num>
  <w:num w:numId="19">
    <w:abstractNumId w:val="13"/>
  </w:num>
  <w:num w:numId="20">
    <w:abstractNumId w:val="34"/>
  </w:num>
  <w:num w:numId="21">
    <w:abstractNumId w:val="32"/>
  </w:num>
  <w:num w:numId="22">
    <w:abstractNumId w:val="39"/>
  </w:num>
  <w:num w:numId="23">
    <w:abstractNumId w:val="22"/>
  </w:num>
  <w:num w:numId="24">
    <w:abstractNumId w:val="5"/>
  </w:num>
  <w:num w:numId="25">
    <w:abstractNumId w:val="70"/>
  </w:num>
  <w:num w:numId="26">
    <w:abstractNumId w:val="45"/>
  </w:num>
  <w:num w:numId="27">
    <w:abstractNumId w:val="74"/>
  </w:num>
  <w:num w:numId="28">
    <w:abstractNumId w:val="80"/>
  </w:num>
  <w:num w:numId="29">
    <w:abstractNumId w:val="47"/>
  </w:num>
  <w:num w:numId="30">
    <w:abstractNumId w:val="79"/>
  </w:num>
  <w:num w:numId="31">
    <w:abstractNumId w:val="42"/>
  </w:num>
  <w:num w:numId="32">
    <w:abstractNumId w:val="40"/>
  </w:num>
  <w:num w:numId="33">
    <w:abstractNumId w:val="4"/>
    <w:lvlOverride w:ilvl="0">
      <w:startOverride w:val="5"/>
    </w:lvlOverride>
    <w:lvlOverride w:ilvl="1">
      <w:startOverride w:val="4"/>
    </w:lvlOverride>
    <w:lvlOverride w:ilvl="2">
      <w:startOverride w:val="1"/>
    </w:lvlOverride>
  </w:num>
  <w:num w:numId="34">
    <w:abstractNumId w:val="20"/>
  </w:num>
  <w:num w:numId="35">
    <w:abstractNumId w:val="0"/>
  </w:num>
  <w:num w:numId="36">
    <w:abstractNumId w:val="44"/>
  </w:num>
  <w:num w:numId="37">
    <w:abstractNumId w:val="4"/>
  </w:num>
  <w:num w:numId="38">
    <w:abstractNumId w:val="4"/>
  </w:num>
  <w:num w:numId="39">
    <w:abstractNumId w:val="4"/>
  </w:num>
  <w:num w:numId="40">
    <w:abstractNumId w:val="4"/>
  </w:num>
  <w:num w:numId="41">
    <w:abstractNumId w:val="17"/>
  </w:num>
  <w:num w:numId="42">
    <w:abstractNumId w:val="23"/>
  </w:num>
  <w:num w:numId="43">
    <w:abstractNumId w:val="10"/>
  </w:num>
  <w:num w:numId="44">
    <w:abstractNumId w:val="38"/>
  </w:num>
  <w:num w:numId="45">
    <w:abstractNumId w:val="14"/>
  </w:num>
  <w:num w:numId="46">
    <w:abstractNumId w:val="7"/>
  </w:num>
  <w:num w:numId="47">
    <w:abstractNumId w:val="88"/>
  </w:num>
  <w:num w:numId="48">
    <w:abstractNumId w:val="43"/>
  </w:num>
  <w:num w:numId="49">
    <w:abstractNumId w:val="87"/>
  </w:num>
  <w:num w:numId="50">
    <w:abstractNumId w:val="19"/>
  </w:num>
  <w:num w:numId="51">
    <w:abstractNumId w:val="89"/>
  </w:num>
  <w:num w:numId="52">
    <w:abstractNumId w:val="66"/>
  </w:num>
  <w:num w:numId="53">
    <w:abstractNumId w:val="48"/>
  </w:num>
  <w:num w:numId="54">
    <w:abstractNumId w:val="41"/>
  </w:num>
  <w:num w:numId="55">
    <w:abstractNumId w:val="36"/>
  </w:num>
  <w:num w:numId="56">
    <w:abstractNumId w:val="33"/>
  </w:num>
  <w:num w:numId="57">
    <w:abstractNumId w:val="84"/>
  </w:num>
  <w:num w:numId="58">
    <w:abstractNumId w:val="57"/>
  </w:num>
  <w:num w:numId="59">
    <w:abstractNumId w:val="62"/>
  </w:num>
  <w:num w:numId="60">
    <w:abstractNumId w:val="6"/>
  </w:num>
  <w:num w:numId="61">
    <w:abstractNumId w:val="73"/>
  </w:num>
  <w:num w:numId="62">
    <w:abstractNumId w:val="25"/>
  </w:num>
  <w:num w:numId="63">
    <w:abstractNumId w:val="64"/>
  </w:num>
  <w:num w:numId="64">
    <w:abstractNumId w:val="51"/>
  </w:num>
  <w:num w:numId="65">
    <w:abstractNumId w:val="81"/>
  </w:num>
  <w:num w:numId="66">
    <w:abstractNumId w:val="46"/>
  </w:num>
  <w:num w:numId="67">
    <w:abstractNumId w:val="86"/>
  </w:num>
  <w:num w:numId="68">
    <w:abstractNumId w:val="12"/>
  </w:num>
  <w:num w:numId="69">
    <w:abstractNumId w:val="9"/>
  </w:num>
  <w:num w:numId="70">
    <w:abstractNumId w:val="60"/>
  </w:num>
  <w:num w:numId="71">
    <w:abstractNumId w:val="35"/>
  </w:num>
  <w:num w:numId="72">
    <w:abstractNumId w:val="2"/>
  </w:num>
  <w:num w:numId="73">
    <w:abstractNumId w:val="49"/>
  </w:num>
  <w:num w:numId="74">
    <w:abstractNumId w:val="11"/>
  </w:num>
  <w:num w:numId="75">
    <w:abstractNumId w:val="26"/>
  </w:num>
  <w:num w:numId="76">
    <w:abstractNumId w:val="27"/>
  </w:num>
  <w:num w:numId="77">
    <w:abstractNumId w:val="24"/>
  </w:num>
  <w:num w:numId="78">
    <w:abstractNumId w:val="71"/>
  </w:num>
  <w:num w:numId="79">
    <w:abstractNumId w:val="76"/>
  </w:num>
  <w:num w:numId="80">
    <w:abstractNumId w:val="83"/>
  </w:num>
  <w:num w:numId="81">
    <w:abstractNumId w:val="65"/>
  </w:num>
  <w:num w:numId="82">
    <w:abstractNumId w:val="75"/>
  </w:num>
  <w:num w:numId="83">
    <w:abstractNumId w:val="16"/>
  </w:num>
  <w:num w:numId="84">
    <w:abstractNumId w:val="72"/>
  </w:num>
  <w:num w:numId="85">
    <w:abstractNumId w:val="31"/>
  </w:num>
  <w:num w:numId="86">
    <w:abstractNumId w:val="68"/>
  </w:num>
  <w:num w:numId="87">
    <w:abstractNumId w:val="78"/>
  </w:num>
  <w:num w:numId="88">
    <w:abstractNumId w:val="50"/>
  </w:num>
  <w:num w:numId="89">
    <w:abstractNumId w:val="67"/>
  </w:num>
  <w:num w:numId="90">
    <w:abstractNumId w:val="52"/>
  </w:num>
  <w:num w:numId="91">
    <w:abstractNumId w:val="15"/>
  </w:num>
  <w:num w:numId="92">
    <w:abstractNumId w:val="29"/>
  </w:num>
  <w:num w:numId="93">
    <w:abstractNumId w:val="1"/>
  </w:num>
  <w:num w:numId="94">
    <w:abstractNumId w:val="90"/>
  </w:num>
  <w:num w:numId="95">
    <w:abstractNumId w:val="18"/>
  </w:num>
  <w:num w:numId="96">
    <w:abstractNumId w:val="28"/>
  </w:num>
  <w:numIdMacAtCleanup w:val="9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_">
    <w15:presenceInfo w15:providerId="None" w15:userId="_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211"/>
    <w:rsid w:val="0000048B"/>
    <w:rsid w:val="0000273B"/>
    <w:rsid w:val="00004107"/>
    <w:rsid w:val="00015A93"/>
    <w:rsid w:val="00016838"/>
    <w:rsid w:val="0002599F"/>
    <w:rsid w:val="00027D44"/>
    <w:rsid w:val="00036710"/>
    <w:rsid w:val="00043274"/>
    <w:rsid w:val="00044232"/>
    <w:rsid w:val="0004477B"/>
    <w:rsid w:val="00050000"/>
    <w:rsid w:val="00054211"/>
    <w:rsid w:val="00057B9E"/>
    <w:rsid w:val="00070590"/>
    <w:rsid w:val="00072F9E"/>
    <w:rsid w:val="000759E0"/>
    <w:rsid w:val="00080CE5"/>
    <w:rsid w:val="000833F8"/>
    <w:rsid w:val="000867A0"/>
    <w:rsid w:val="00090F3F"/>
    <w:rsid w:val="000A260A"/>
    <w:rsid w:val="000A679C"/>
    <w:rsid w:val="000E0AC2"/>
    <w:rsid w:val="000E142F"/>
    <w:rsid w:val="000E1463"/>
    <w:rsid w:val="000E2844"/>
    <w:rsid w:val="000F7571"/>
    <w:rsid w:val="00100B57"/>
    <w:rsid w:val="00111877"/>
    <w:rsid w:val="00125CA6"/>
    <w:rsid w:val="00127D01"/>
    <w:rsid w:val="001313AA"/>
    <w:rsid w:val="001348F5"/>
    <w:rsid w:val="001356BE"/>
    <w:rsid w:val="001413F7"/>
    <w:rsid w:val="00143C66"/>
    <w:rsid w:val="00184BA1"/>
    <w:rsid w:val="00187492"/>
    <w:rsid w:val="00190944"/>
    <w:rsid w:val="00190C7D"/>
    <w:rsid w:val="00190D7F"/>
    <w:rsid w:val="00194B8C"/>
    <w:rsid w:val="001B252D"/>
    <w:rsid w:val="001E33B3"/>
    <w:rsid w:val="001E6DCD"/>
    <w:rsid w:val="00217CE1"/>
    <w:rsid w:val="002368DA"/>
    <w:rsid w:val="00241D09"/>
    <w:rsid w:val="0024312C"/>
    <w:rsid w:val="00243536"/>
    <w:rsid w:val="002578E2"/>
    <w:rsid w:val="00260E70"/>
    <w:rsid w:val="00270C01"/>
    <w:rsid w:val="002734EF"/>
    <w:rsid w:val="00273853"/>
    <w:rsid w:val="00286147"/>
    <w:rsid w:val="00294C31"/>
    <w:rsid w:val="002963C3"/>
    <w:rsid w:val="002973D8"/>
    <w:rsid w:val="002A0C86"/>
    <w:rsid w:val="002A11B0"/>
    <w:rsid w:val="002A77C1"/>
    <w:rsid w:val="002B7101"/>
    <w:rsid w:val="002C1C81"/>
    <w:rsid w:val="002C356D"/>
    <w:rsid w:val="002C565E"/>
    <w:rsid w:val="002D254A"/>
    <w:rsid w:val="002D4BB5"/>
    <w:rsid w:val="002E39CB"/>
    <w:rsid w:val="002E4CD5"/>
    <w:rsid w:val="003028D1"/>
    <w:rsid w:val="00305BCF"/>
    <w:rsid w:val="00307F86"/>
    <w:rsid w:val="00331702"/>
    <w:rsid w:val="0033287D"/>
    <w:rsid w:val="00333074"/>
    <w:rsid w:val="00336299"/>
    <w:rsid w:val="00341FD1"/>
    <w:rsid w:val="0034772E"/>
    <w:rsid w:val="0035248B"/>
    <w:rsid w:val="00352FCE"/>
    <w:rsid w:val="00353C3F"/>
    <w:rsid w:val="00371F83"/>
    <w:rsid w:val="00374077"/>
    <w:rsid w:val="003766CF"/>
    <w:rsid w:val="0038188E"/>
    <w:rsid w:val="00392022"/>
    <w:rsid w:val="003921A1"/>
    <w:rsid w:val="003936E3"/>
    <w:rsid w:val="003A4DA9"/>
    <w:rsid w:val="003A568A"/>
    <w:rsid w:val="003B4138"/>
    <w:rsid w:val="003D2E09"/>
    <w:rsid w:val="003D33AA"/>
    <w:rsid w:val="003E0307"/>
    <w:rsid w:val="003E32C3"/>
    <w:rsid w:val="003F17CA"/>
    <w:rsid w:val="003F449B"/>
    <w:rsid w:val="003F58B6"/>
    <w:rsid w:val="0041143D"/>
    <w:rsid w:val="004131ED"/>
    <w:rsid w:val="004144A7"/>
    <w:rsid w:val="00415AA8"/>
    <w:rsid w:val="00416A9E"/>
    <w:rsid w:val="00420EB9"/>
    <w:rsid w:val="00426DBA"/>
    <w:rsid w:val="004334ED"/>
    <w:rsid w:val="00452E9E"/>
    <w:rsid w:val="004551B4"/>
    <w:rsid w:val="00455E10"/>
    <w:rsid w:val="00482483"/>
    <w:rsid w:val="00485280"/>
    <w:rsid w:val="00493806"/>
    <w:rsid w:val="00496514"/>
    <w:rsid w:val="004A5DFB"/>
    <w:rsid w:val="004C235D"/>
    <w:rsid w:val="004C68B0"/>
    <w:rsid w:val="004C7857"/>
    <w:rsid w:val="004D7A61"/>
    <w:rsid w:val="00510AAD"/>
    <w:rsid w:val="00513623"/>
    <w:rsid w:val="00515EB1"/>
    <w:rsid w:val="00532BBD"/>
    <w:rsid w:val="00533F07"/>
    <w:rsid w:val="0054274C"/>
    <w:rsid w:val="005432E0"/>
    <w:rsid w:val="00545A7D"/>
    <w:rsid w:val="00551D68"/>
    <w:rsid w:val="005549B1"/>
    <w:rsid w:val="00562592"/>
    <w:rsid w:val="00564098"/>
    <w:rsid w:val="00574245"/>
    <w:rsid w:val="0057448F"/>
    <w:rsid w:val="00575B25"/>
    <w:rsid w:val="00580838"/>
    <w:rsid w:val="0059083A"/>
    <w:rsid w:val="00590F43"/>
    <w:rsid w:val="0059660C"/>
    <w:rsid w:val="00597C1D"/>
    <w:rsid w:val="005A62D0"/>
    <w:rsid w:val="005A6A2E"/>
    <w:rsid w:val="005C2AB1"/>
    <w:rsid w:val="005C7850"/>
    <w:rsid w:val="005D04C6"/>
    <w:rsid w:val="005D16E6"/>
    <w:rsid w:val="005D714F"/>
    <w:rsid w:val="005E134E"/>
    <w:rsid w:val="005E3998"/>
    <w:rsid w:val="005E41EE"/>
    <w:rsid w:val="005E4AC7"/>
    <w:rsid w:val="005F325C"/>
    <w:rsid w:val="005F4FB2"/>
    <w:rsid w:val="00610A1C"/>
    <w:rsid w:val="006114C9"/>
    <w:rsid w:val="006119EE"/>
    <w:rsid w:val="006215C4"/>
    <w:rsid w:val="00627294"/>
    <w:rsid w:val="00633E96"/>
    <w:rsid w:val="0063747A"/>
    <w:rsid w:val="00650B4B"/>
    <w:rsid w:val="00655A75"/>
    <w:rsid w:val="00655F82"/>
    <w:rsid w:val="0065742E"/>
    <w:rsid w:val="00660AF4"/>
    <w:rsid w:val="006620A4"/>
    <w:rsid w:val="00662EE5"/>
    <w:rsid w:val="00665CE7"/>
    <w:rsid w:val="00667FD3"/>
    <w:rsid w:val="00671B09"/>
    <w:rsid w:val="0067472B"/>
    <w:rsid w:val="006837A3"/>
    <w:rsid w:val="00684FE5"/>
    <w:rsid w:val="00690C3B"/>
    <w:rsid w:val="006941F9"/>
    <w:rsid w:val="00694886"/>
    <w:rsid w:val="006B2E8C"/>
    <w:rsid w:val="006B65FB"/>
    <w:rsid w:val="006C30C3"/>
    <w:rsid w:val="006D5166"/>
    <w:rsid w:val="006F56A4"/>
    <w:rsid w:val="006F7490"/>
    <w:rsid w:val="00700460"/>
    <w:rsid w:val="00702F8D"/>
    <w:rsid w:val="007033B8"/>
    <w:rsid w:val="0070746E"/>
    <w:rsid w:val="0071621F"/>
    <w:rsid w:val="00716CA6"/>
    <w:rsid w:val="0072690B"/>
    <w:rsid w:val="00734708"/>
    <w:rsid w:val="00737A55"/>
    <w:rsid w:val="00742961"/>
    <w:rsid w:val="00743C03"/>
    <w:rsid w:val="00753748"/>
    <w:rsid w:val="007660FE"/>
    <w:rsid w:val="0076711E"/>
    <w:rsid w:val="00775357"/>
    <w:rsid w:val="00780ED5"/>
    <w:rsid w:val="00782B1D"/>
    <w:rsid w:val="00782F7F"/>
    <w:rsid w:val="007974BF"/>
    <w:rsid w:val="007B72A6"/>
    <w:rsid w:val="007B79BD"/>
    <w:rsid w:val="007D2F3F"/>
    <w:rsid w:val="007E1353"/>
    <w:rsid w:val="007F2449"/>
    <w:rsid w:val="007F6166"/>
    <w:rsid w:val="00800414"/>
    <w:rsid w:val="008113B9"/>
    <w:rsid w:val="00823600"/>
    <w:rsid w:val="00826411"/>
    <w:rsid w:val="00827D38"/>
    <w:rsid w:val="008318ED"/>
    <w:rsid w:val="008405FB"/>
    <w:rsid w:val="00850AA8"/>
    <w:rsid w:val="00852645"/>
    <w:rsid w:val="008554BC"/>
    <w:rsid w:val="00856ACC"/>
    <w:rsid w:val="00857D74"/>
    <w:rsid w:val="00873519"/>
    <w:rsid w:val="0089624C"/>
    <w:rsid w:val="00896719"/>
    <w:rsid w:val="008A098C"/>
    <w:rsid w:val="008A113C"/>
    <w:rsid w:val="008B3739"/>
    <w:rsid w:val="008D0543"/>
    <w:rsid w:val="008D1496"/>
    <w:rsid w:val="008D39BF"/>
    <w:rsid w:val="008E12CF"/>
    <w:rsid w:val="008E77B9"/>
    <w:rsid w:val="008F1719"/>
    <w:rsid w:val="008F5797"/>
    <w:rsid w:val="008F5919"/>
    <w:rsid w:val="008F68F3"/>
    <w:rsid w:val="0090531B"/>
    <w:rsid w:val="00907910"/>
    <w:rsid w:val="00910FF7"/>
    <w:rsid w:val="00936BB0"/>
    <w:rsid w:val="009415EA"/>
    <w:rsid w:val="009462E3"/>
    <w:rsid w:val="00946BD4"/>
    <w:rsid w:val="00962A36"/>
    <w:rsid w:val="009640C4"/>
    <w:rsid w:val="00972540"/>
    <w:rsid w:val="0097490F"/>
    <w:rsid w:val="00974D67"/>
    <w:rsid w:val="00976EAC"/>
    <w:rsid w:val="00977235"/>
    <w:rsid w:val="0098572D"/>
    <w:rsid w:val="00985B0A"/>
    <w:rsid w:val="009866B1"/>
    <w:rsid w:val="009917AA"/>
    <w:rsid w:val="0099629A"/>
    <w:rsid w:val="009A125E"/>
    <w:rsid w:val="009A720D"/>
    <w:rsid w:val="009C0FA0"/>
    <w:rsid w:val="009D1914"/>
    <w:rsid w:val="009F16B5"/>
    <w:rsid w:val="009F1B87"/>
    <w:rsid w:val="009F1C1A"/>
    <w:rsid w:val="009F38D3"/>
    <w:rsid w:val="009F426A"/>
    <w:rsid w:val="00A00409"/>
    <w:rsid w:val="00A00522"/>
    <w:rsid w:val="00A06C87"/>
    <w:rsid w:val="00A162AF"/>
    <w:rsid w:val="00A23B7C"/>
    <w:rsid w:val="00A24958"/>
    <w:rsid w:val="00A35AB8"/>
    <w:rsid w:val="00A6026C"/>
    <w:rsid w:val="00A625ED"/>
    <w:rsid w:val="00A6606F"/>
    <w:rsid w:val="00A709BF"/>
    <w:rsid w:val="00A71E32"/>
    <w:rsid w:val="00A82A51"/>
    <w:rsid w:val="00A84053"/>
    <w:rsid w:val="00A9557B"/>
    <w:rsid w:val="00A97519"/>
    <w:rsid w:val="00AA7E2D"/>
    <w:rsid w:val="00AC58AB"/>
    <w:rsid w:val="00AD45DD"/>
    <w:rsid w:val="00B319ED"/>
    <w:rsid w:val="00B32C8D"/>
    <w:rsid w:val="00B37423"/>
    <w:rsid w:val="00B40CC5"/>
    <w:rsid w:val="00B41C9F"/>
    <w:rsid w:val="00B46EB7"/>
    <w:rsid w:val="00B64753"/>
    <w:rsid w:val="00B6598F"/>
    <w:rsid w:val="00B7642C"/>
    <w:rsid w:val="00B77915"/>
    <w:rsid w:val="00B77989"/>
    <w:rsid w:val="00B81CAE"/>
    <w:rsid w:val="00B83A4A"/>
    <w:rsid w:val="00BA05E7"/>
    <w:rsid w:val="00BB036F"/>
    <w:rsid w:val="00BB6CBA"/>
    <w:rsid w:val="00BB6E62"/>
    <w:rsid w:val="00BB7BBB"/>
    <w:rsid w:val="00BD4DED"/>
    <w:rsid w:val="00BD6DFA"/>
    <w:rsid w:val="00BE3E58"/>
    <w:rsid w:val="00BE7A65"/>
    <w:rsid w:val="00C0107D"/>
    <w:rsid w:val="00C11AAD"/>
    <w:rsid w:val="00C124B7"/>
    <w:rsid w:val="00C21720"/>
    <w:rsid w:val="00C21A37"/>
    <w:rsid w:val="00C225EA"/>
    <w:rsid w:val="00C34674"/>
    <w:rsid w:val="00C34E9F"/>
    <w:rsid w:val="00C35382"/>
    <w:rsid w:val="00C425F0"/>
    <w:rsid w:val="00C426E1"/>
    <w:rsid w:val="00C43982"/>
    <w:rsid w:val="00C441AA"/>
    <w:rsid w:val="00C4433A"/>
    <w:rsid w:val="00C450C3"/>
    <w:rsid w:val="00C47C63"/>
    <w:rsid w:val="00C571B1"/>
    <w:rsid w:val="00C65BF4"/>
    <w:rsid w:val="00C664A2"/>
    <w:rsid w:val="00C709D8"/>
    <w:rsid w:val="00C71592"/>
    <w:rsid w:val="00C72187"/>
    <w:rsid w:val="00C8756B"/>
    <w:rsid w:val="00C9438A"/>
    <w:rsid w:val="00C9562C"/>
    <w:rsid w:val="00CA3879"/>
    <w:rsid w:val="00CA60B8"/>
    <w:rsid w:val="00CB2B7D"/>
    <w:rsid w:val="00CC25E1"/>
    <w:rsid w:val="00CC3D02"/>
    <w:rsid w:val="00CD409E"/>
    <w:rsid w:val="00CE2BCE"/>
    <w:rsid w:val="00CE76F4"/>
    <w:rsid w:val="00CF2CEB"/>
    <w:rsid w:val="00CF75B7"/>
    <w:rsid w:val="00D11BA4"/>
    <w:rsid w:val="00D21F65"/>
    <w:rsid w:val="00D4056B"/>
    <w:rsid w:val="00D44A2A"/>
    <w:rsid w:val="00D45FD5"/>
    <w:rsid w:val="00D56B81"/>
    <w:rsid w:val="00D60ECC"/>
    <w:rsid w:val="00D65F1F"/>
    <w:rsid w:val="00D71945"/>
    <w:rsid w:val="00D75832"/>
    <w:rsid w:val="00D77EE1"/>
    <w:rsid w:val="00D77FC8"/>
    <w:rsid w:val="00D83039"/>
    <w:rsid w:val="00D935AA"/>
    <w:rsid w:val="00D940E1"/>
    <w:rsid w:val="00D95D77"/>
    <w:rsid w:val="00DA2360"/>
    <w:rsid w:val="00DA3C05"/>
    <w:rsid w:val="00DA3D64"/>
    <w:rsid w:val="00DB242D"/>
    <w:rsid w:val="00DB3A51"/>
    <w:rsid w:val="00DB5520"/>
    <w:rsid w:val="00DC2576"/>
    <w:rsid w:val="00DC4FBB"/>
    <w:rsid w:val="00DE5180"/>
    <w:rsid w:val="00DE5581"/>
    <w:rsid w:val="00DE71C9"/>
    <w:rsid w:val="00DF3808"/>
    <w:rsid w:val="00DF3A08"/>
    <w:rsid w:val="00DF6C46"/>
    <w:rsid w:val="00E0214E"/>
    <w:rsid w:val="00E026B7"/>
    <w:rsid w:val="00E05328"/>
    <w:rsid w:val="00E11186"/>
    <w:rsid w:val="00E12D1A"/>
    <w:rsid w:val="00E17B4E"/>
    <w:rsid w:val="00E17EEE"/>
    <w:rsid w:val="00E25A99"/>
    <w:rsid w:val="00E26E7B"/>
    <w:rsid w:val="00E27670"/>
    <w:rsid w:val="00E41A9A"/>
    <w:rsid w:val="00E51F90"/>
    <w:rsid w:val="00E5347B"/>
    <w:rsid w:val="00E56B92"/>
    <w:rsid w:val="00E6788A"/>
    <w:rsid w:val="00E73561"/>
    <w:rsid w:val="00E737EC"/>
    <w:rsid w:val="00E74EE5"/>
    <w:rsid w:val="00E77453"/>
    <w:rsid w:val="00E82FF7"/>
    <w:rsid w:val="00E83950"/>
    <w:rsid w:val="00E87289"/>
    <w:rsid w:val="00E92BB7"/>
    <w:rsid w:val="00EB2F46"/>
    <w:rsid w:val="00EB2F88"/>
    <w:rsid w:val="00EB6388"/>
    <w:rsid w:val="00EC19AC"/>
    <w:rsid w:val="00ED3802"/>
    <w:rsid w:val="00EE09F5"/>
    <w:rsid w:val="00EF189B"/>
    <w:rsid w:val="00EF18C8"/>
    <w:rsid w:val="00EF3591"/>
    <w:rsid w:val="00EF7303"/>
    <w:rsid w:val="00F03E5D"/>
    <w:rsid w:val="00F14ACB"/>
    <w:rsid w:val="00F3558E"/>
    <w:rsid w:val="00F5137F"/>
    <w:rsid w:val="00F52572"/>
    <w:rsid w:val="00F531D1"/>
    <w:rsid w:val="00F54368"/>
    <w:rsid w:val="00F57E22"/>
    <w:rsid w:val="00F610AF"/>
    <w:rsid w:val="00F753CC"/>
    <w:rsid w:val="00F7553D"/>
    <w:rsid w:val="00F77831"/>
    <w:rsid w:val="00F83F49"/>
    <w:rsid w:val="00F86198"/>
    <w:rsid w:val="00F95934"/>
    <w:rsid w:val="00F95D7C"/>
    <w:rsid w:val="00F97647"/>
    <w:rsid w:val="00FB297E"/>
    <w:rsid w:val="00FD0091"/>
    <w:rsid w:val="00FE064E"/>
    <w:rsid w:val="00FE2433"/>
    <w:rsid w:val="00FE3056"/>
    <w:rsid w:val="00FE329C"/>
    <w:rsid w:val="00FF0F80"/>
    <w:rsid w:val="00FF2B12"/>
    <w:rsid w:val="00FF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A9BDF10"/>
  <w15:docId w15:val="{7229284A-07AB-4D0C-ABA3-A4595AE49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974BF"/>
    <w:rPr>
      <w:sz w:val="24"/>
      <w:szCs w:val="24"/>
    </w:rPr>
  </w:style>
  <w:style w:type="paragraph" w:styleId="10">
    <w:name w:val="heading 1"/>
    <w:basedOn w:val="a"/>
    <w:next w:val="a"/>
    <w:link w:val="11"/>
    <w:qFormat/>
    <w:pPr>
      <w:keepNext/>
      <w:numPr>
        <w:numId w:val="1"/>
      </w:numPr>
      <w:jc w:val="both"/>
      <w:outlineLvl w:val="0"/>
    </w:pPr>
    <w:rPr>
      <w:rFonts w:ascii="Arial" w:hAnsi="Arial"/>
      <w:b/>
      <w:sz w:val="22"/>
      <w:szCs w:val="20"/>
      <w:lang w:eastAsia="en-US"/>
    </w:rPr>
  </w:style>
  <w:style w:type="paragraph" w:styleId="20">
    <w:name w:val="heading 2"/>
    <w:basedOn w:val="a"/>
    <w:next w:val="a"/>
    <w:link w:val="21"/>
    <w:qFormat/>
    <w:pPr>
      <w:keepNext/>
      <w:numPr>
        <w:ilvl w:val="1"/>
        <w:numId w:val="1"/>
      </w:numPr>
      <w:jc w:val="center"/>
      <w:outlineLvl w:val="1"/>
    </w:pPr>
    <w:rPr>
      <w:i/>
      <w:szCs w:val="20"/>
    </w:rPr>
  </w:style>
  <w:style w:type="paragraph" w:styleId="30">
    <w:name w:val="heading 3"/>
    <w:basedOn w:val="a"/>
    <w:next w:val="a"/>
    <w:link w:val="31"/>
    <w:qFormat/>
    <w:pPr>
      <w:keepNext/>
      <w:numPr>
        <w:ilvl w:val="2"/>
        <w:numId w:val="1"/>
      </w:numPr>
      <w:jc w:val="both"/>
      <w:outlineLvl w:val="2"/>
    </w:pPr>
    <w:rPr>
      <w:szCs w:val="20"/>
    </w:rPr>
  </w:style>
  <w:style w:type="paragraph" w:styleId="40">
    <w:name w:val="heading 4"/>
    <w:basedOn w:val="a"/>
    <w:next w:val="a"/>
    <w:link w:val="41"/>
    <w:qFormat/>
    <w:pPr>
      <w:keepNext/>
      <w:numPr>
        <w:ilvl w:val="3"/>
        <w:numId w:val="1"/>
      </w:numPr>
      <w:jc w:val="center"/>
      <w:outlineLvl w:val="3"/>
    </w:pPr>
    <w:rPr>
      <w:i/>
      <w:szCs w:val="20"/>
      <w:lang w:eastAsia="en-US"/>
    </w:rPr>
  </w:style>
  <w:style w:type="paragraph" w:styleId="5">
    <w:name w:val="heading 5"/>
    <w:basedOn w:val="a"/>
    <w:next w:val="a"/>
    <w:qFormat/>
    <w:pPr>
      <w:keepNext/>
      <w:numPr>
        <w:ilvl w:val="4"/>
        <w:numId w:val="1"/>
      </w:numPr>
      <w:jc w:val="both"/>
      <w:outlineLvl w:val="4"/>
    </w:pPr>
    <w:rPr>
      <w:szCs w:val="20"/>
      <w:lang w:eastAsia="en-US"/>
    </w:rPr>
  </w:style>
  <w:style w:type="paragraph" w:styleId="6">
    <w:name w:val="heading 6"/>
    <w:basedOn w:val="a"/>
    <w:next w:val="a"/>
    <w:qFormat/>
    <w:pPr>
      <w:keepNext/>
      <w:numPr>
        <w:ilvl w:val="5"/>
        <w:numId w:val="1"/>
      </w:numPr>
      <w:adjustRightInd w:val="0"/>
      <w:jc w:val="both"/>
      <w:outlineLvl w:val="5"/>
    </w:pPr>
    <w:rPr>
      <w:b/>
      <w:bCs/>
      <w:sz w:val="28"/>
      <w:lang w:eastAsia="en-US"/>
    </w:rPr>
  </w:style>
  <w:style w:type="paragraph" w:styleId="7">
    <w:name w:val="heading 7"/>
    <w:basedOn w:val="a"/>
    <w:next w:val="a"/>
    <w:qFormat/>
    <w:pPr>
      <w:keepNext/>
      <w:numPr>
        <w:ilvl w:val="6"/>
        <w:numId w:val="1"/>
      </w:numPr>
      <w:adjustRightInd w:val="0"/>
      <w:jc w:val="both"/>
      <w:outlineLvl w:val="6"/>
    </w:pPr>
    <w:rPr>
      <w:b/>
      <w:bCs/>
      <w:iCs/>
      <w:szCs w:val="20"/>
    </w:rPr>
  </w:style>
  <w:style w:type="paragraph" w:styleId="8">
    <w:name w:val="heading 8"/>
    <w:basedOn w:val="a"/>
    <w:next w:val="a"/>
    <w:qFormat/>
    <w:pPr>
      <w:keepNext/>
      <w:numPr>
        <w:ilvl w:val="7"/>
        <w:numId w:val="1"/>
      </w:numPr>
      <w:spacing w:line="240" w:lineRule="atLeast"/>
      <w:jc w:val="both"/>
      <w:outlineLvl w:val="7"/>
    </w:pPr>
    <w:rPr>
      <w:rFonts w:ascii="Tms Rmn" w:hAnsi="Tms Rmn"/>
      <w:b/>
      <w:snapToGrid w:val="0"/>
      <w:sz w:val="22"/>
      <w:szCs w:val="20"/>
      <w:u w:val="single"/>
      <w:lang w:eastAsia="en-US"/>
    </w:rPr>
  </w:style>
  <w:style w:type="paragraph" w:styleId="9">
    <w:name w:val="heading 9"/>
    <w:basedOn w:val="a"/>
    <w:next w:val="a"/>
    <w:qFormat/>
    <w:pPr>
      <w:keepNext/>
      <w:numPr>
        <w:ilvl w:val="8"/>
        <w:numId w:val="1"/>
      </w:numPr>
      <w:jc w:val="both"/>
      <w:outlineLvl w:val="8"/>
    </w:pPr>
    <w:rPr>
      <w:b/>
      <w:bCs/>
      <w:i/>
      <w:iCs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="720"/>
      <w:jc w:val="both"/>
    </w:pPr>
    <w:rPr>
      <w:szCs w:val="20"/>
    </w:rPr>
  </w:style>
  <w:style w:type="paragraph" w:styleId="32">
    <w:name w:val="Body Text Indent 3"/>
    <w:basedOn w:val="a"/>
    <w:pPr>
      <w:tabs>
        <w:tab w:val="left" w:pos="0"/>
      </w:tabs>
      <w:spacing w:after="120"/>
      <w:ind w:firstLine="539"/>
    </w:pPr>
  </w:style>
  <w:style w:type="table" w:styleId="a4">
    <w:name w:val="Table Grid"/>
    <w:basedOn w:val="a1"/>
    <w:rsid w:val="008554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semiHidden/>
    <w:rsid w:val="00896719"/>
    <w:rPr>
      <w:sz w:val="20"/>
      <w:szCs w:val="20"/>
    </w:rPr>
  </w:style>
  <w:style w:type="character" w:styleId="a6">
    <w:name w:val="footnote reference"/>
    <w:aliases w:val="Знак сноски 1,Знак сноски-FN"/>
    <w:uiPriority w:val="99"/>
    <w:rsid w:val="00896719"/>
    <w:rPr>
      <w:vertAlign w:val="superscript"/>
    </w:rPr>
  </w:style>
  <w:style w:type="paragraph" w:styleId="a7">
    <w:name w:val="Document Map"/>
    <w:basedOn w:val="a"/>
    <w:semiHidden/>
    <w:rsid w:val="002B7101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8">
    <w:name w:val="Body Text"/>
    <w:basedOn w:val="a"/>
    <w:link w:val="a9"/>
    <w:rsid w:val="000E0AC2"/>
    <w:pPr>
      <w:spacing w:after="120"/>
    </w:pPr>
  </w:style>
  <w:style w:type="character" w:customStyle="1" w:styleId="a9">
    <w:name w:val="Основной текст Знак"/>
    <w:link w:val="a8"/>
    <w:rsid w:val="000E0AC2"/>
    <w:rPr>
      <w:sz w:val="24"/>
      <w:szCs w:val="24"/>
    </w:rPr>
  </w:style>
  <w:style w:type="paragraph" w:styleId="aa">
    <w:name w:val="header"/>
    <w:basedOn w:val="a"/>
    <w:link w:val="ab"/>
    <w:rsid w:val="000E0AC2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rsid w:val="000E0AC2"/>
    <w:rPr>
      <w:sz w:val="24"/>
      <w:szCs w:val="24"/>
    </w:rPr>
  </w:style>
  <w:style w:type="paragraph" w:styleId="ac">
    <w:name w:val="footer"/>
    <w:basedOn w:val="a"/>
    <w:link w:val="ad"/>
    <w:uiPriority w:val="99"/>
    <w:rsid w:val="000E0AC2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0E0AC2"/>
    <w:rPr>
      <w:sz w:val="24"/>
      <w:szCs w:val="24"/>
    </w:rPr>
  </w:style>
  <w:style w:type="character" w:styleId="ae">
    <w:name w:val="page number"/>
    <w:uiPriority w:val="99"/>
    <w:rsid w:val="000E0AC2"/>
    <w:rPr>
      <w:rFonts w:cs="Times New Roman"/>
    </w:rPr>
  </w:style>
  <w:style w:type="paragraph" w:styleId="af">
    <w:name w:val="caption"/>
    <w:basedOn w:val="a"/>
    <w:next w:val="a"/>
    <w:unhideWhenUsed/>
    <w:qFormat/>
    <w:rsid w:val="00A71E32"/>
    <w:rPr>
      <w:b/>
      <w:bCs/>
      <w:sz w:val="20"/>
      <w:szCs w:val="20"/>
    </w:rPr>
  </w:style>
  <w:style w:type="paragraph" w:styleId="12">
    <w:name w:val="toc 1"/>
    <w:basedOn w:val="a"/>
    <w:next w:val="a"/>
    <w:autoRedefine/>
    <w:uiPriority w:val="39"/>
    <w:rsid w:val="00650B4B"/>
  </w:style>
  <w:style w:type="paragraph" w:styleId="22">
    <w:name w:val="toc 2"/>
    <w:basedOn w:val="a"/>
    <w:next w:val="a"/>
    <w:autoRedefine/>
    <w:uiPriority w:val="39"/>
    <w:rsid w:val="00650B4B"/>
    <w:pPr>
      <w:ind w:left="240"/>
    </w:pPr>
  </w:style>
  <w:style w:type="character" w:styleId="af0">
    <w:name w:val="Hyperlink"/>
    <w:uiPriority w:val="99"/>
    <w:unhideWhenUsed/>
    <w:rsid w:val="00650B4B"/>
    <w:rPr>
      <w:color w:val="0000FF"/>
      <w:u w:val="single"/>
    </w:rPr>
  </w:style>
  <w:style w:type="paragraph" w:customStyle="1" w:styleId="1">
    <w:name w:val="Стиль1"/>
    <w:basedOn w:val="10"/>
    <w:next w:val="a"/>
    <w:link w:val="13"/>
    <w:qFormat/>
    <w:rsid w:val="001E6DCD"/>
    <w:pPr>
      <w:numPr>
        <w:numId w:val="4"/>
      </w:numPr>
    </w:pPr>
    <w:rPr>
      <w:rFonts w:ascii="Times New Roman" w:hAnsi="Times New Roman"/>
      <w:sz w:val="24"/>
    </w:rPr>
  </w:style>
  <w:style w:type="paragraph" w:customStyle="1" w:styleId="2">
    <w:name w:val="Стиль2"/>
    <w:basedOn w:val="20"/>
    <w:next w:val="a"/>
    <w:link w:val="23"/>
    <w:qFormat/>
    <w:rsid w:val="00493806"/>
    <w:pPr>
      <w:numPr>
        <w:numId w:val="2"/>
      </w:numPr>
      <w:jc w:val="both"/>
    </w:pPr>
    <w:rPr>
      <w:b/>
    </w:rPr>
  </w:style>
  <w:style w:type="character" w:customStyle="1" w:styleId="11">
    <w:name w:val="Заголовок 1 Знак"/>
    <w:link w:val="10"/>
    <w:rsid w:val="001E6DCD"/>
    <w:rPr>
      <w:rFonts w:ascii="Arial" w:hAnsi="Arial"/>
      <w:b/>
      <w:sz w:val="22"/>
      <w:lang w:eastAsia="en-US"/>
    </w:rPr>
  </w:style>
  <w:style w:type="character" w:customStyle="1" w:styleId="13">
    <w:name w:val="Стиль1 Знак"/>
    <w:link w:val="1"/>
    <w:rsid w:val="001E6DCD"/>
    <w:rPr>
      <w:b/>
      <w:sz w:val="24"/>
      <w:lang w:eastAsia="en-US"/>
    </w:rPr>
  </w:style>
  <w:style w:type="paragraph" w:customStyle="1" w:styleId="3">
    <w:name w:val="Стиль3"/>
    <w:basedOn w:val="30"/>
    <w:next w:val="a"/>
    <w:link w:val="33"/>
    <w:qFormat/>
    <w:rsid w:val="00493806"/>
    <w:pPr>
      <w:numPr>
        <w:numId w:val="4"/>
      </w:numPr>
    </w:pPr>
    <w:rPr>
      <w:b/>
    </w:rPr>
  </w:style>
  <w:style w:type="character" w:customStyle="1" w:styleId="21">
    <w:name w:val="Заголовок 2 Знак"/>
    <w:link w:val="20"/>
    <w:rsid w:val="00493806"/>
    <w:rPr>
      <w:i/>
      <w:sz w:val="24"/>
    </w:rPr>
  </w:style>
  <w:style w:type="character" w:customStyle="1" w:styleId="23">
    <w:name w:val="Стиль2 Знак"/>
    <w:link w:val="2"/>
    <w:rsid w:val="00493806"/>
    <w:rPr>
      <w:b/>
      <w:i/>
      <w:sz w:val="24"/>
    </w:rPr>
  </w:style>
  <w:style w:type="paragraph" w:customStyle="1" w:styleId="4">
    <w:name w:val="Стиль4"/>
    <w:basedOn w:val="40"/>
    <w:next w:val="a"/>
    <w:link w:val="42"/>
    <w:qFormat/>
    <w:rsid w:val="00493806"/>
    <w:pPr>
      <w:numPr>
        <w:numId w:val="4"/>
      </w:numPr>
      <w:jc w:val="left"/>
    </w:pPr>
    <w:rPr>
      <w:b/>
    </w:rPr>
  </w:style>
  <w:style w:type="character" w:customStyle="1" w:styleId="31">
    <w:name w:val="Заголовок 3 Знак"/>
    <w:link w:val="30"/>
    <w:rsid w:val="00493806"/>
    <w:rPr>
      <w:sz w:val="24"/>
    </w:rPr>
  </w:style>
  <w:style w:type="character" w:customStyle="1" w:styleId="33">
    <w:name w:val="Стиль3 Знак"/>
    <w:link w:val="3"/>
    <w:rsid w:val="00493806"/>
    <w:rPr>
      <w:b/>
      <w:sz w:val="24"/>
    </w:rPr>
  </w:style>
  <w:style w:type="paragraph" w:styleId="34">
    <w:name w:val="toc 3"/>
    <w:basedOn w:val="a"/>
    <w:next w:val="a"/>
    <w:autoRedefine/>
    <w:uiPriority w:val="39"/>
    <w:rsid w:val="00E92BB7"/>
    <w:pPr>
      <w:ind w:left="480"/>
    </w:pPr>
  </w:style>
  <w:style w:type="character" w:customStyle="1" w:styleId="41">
    <w:name w:val="Заголовок 4 Знак"/>
    <w:link w:val="40"/>
    <w:rsid w:val="00493806"/>
    <w:rPr>
      <w:i/>
      <w:sz w:val="24"/>
      <w:lang w:eastAsia="en-US"/>
    </w:rPr>
  </w:style>
  <w:style w:type="character" w:customStyle="1" w:styleId="42">
    <w:name w:val="Стиль4 Знак"/>
    <w:link w:val="4"/>
    <w:rsid w:val="00493806"/>
    <w:rPr>
      <w:b/>
      <w:i/>
      <w:sz w:val="24"/>
      <w:lang w:eastAsia="en-US"/>
    </w:rPr>
  </w:style>
  <w:style w:type="paragraph" w:styleId="43">
    <w:name w:val="toc 4"/>
    <w:basedOn w:val="a"/>
    <w:next w:val="a"/>
    <w:autoRedefine/>
    <w:uiPriority w:val="39"/>
    <w:rsid w:val="00E92BB7"/>
    <w:pPr>
      <w:ind w:left="720"/>
    </w:pPr>
  </w:style>
  <w:style w:type="character" w:styleId="af1">
    <w:name w:val="annotation reference"/>
    <w:rsid w:val="0070746E"/>
    <w:rPr>
      <w:sz w:val="16"/>
      <w:szCs w:val="16"/>
    </w:rPr>
  </w:style>
  <w:style w:type="paragraph" w:styleId="af2">
    <w:name w:val="annotation text"/>
    <w:basedOn w:val="a"/>
    <w:link w:val="af3"/>
    <w:rsid w:val="0070746E"/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rsid w:val="0070746E"/>
  </w:style>
  <w:style w:type="paragraph" w:styleId="af4">
    <w:name w:val="annotation subject"/>
    <w:basedOn w:val="af2"/>
    <w:next w:val="af2"/>
    <w:link w:val="af5"/>
    <w:rsid w:val="0070746E"/>
    <w:rPr>
      <w:b/>
      <w:bCs/>
    </w:rPr>
  </w:style>
  <w:style w:type="character" w:customStyle="1" w:styleId="af5">
    <w:name w:val="Тема примечания Знак"/>
    <w:link w:val="af4"/>
    <w:rsid w:val="0070746E"/>
    <w:rPr>
      <w:b/>
      <w:bCs/>
    </w:rPr>
  </w:style>
  <w:style w:type="paragraph" w:styleId="af6">
    <w:name w:val="Balloon Text"/>
    <w:basedOn w:val="a"/>
    <w:link w:val="af7"/>
    <w:rsid w:val="0070746E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rsid w:val="0070746E"/>
    <w:rPr>
      <w:rFonts w:ascii="Tahoma" w:hAnsi="Tahoma" w:cs="Tahoma"/>
      <w:sz w:val="16"/>
      <w:szCs w:val="16"/>
    </w:rPr>
  </w:style>
  <w:style w:type="paragraph" w:customStyle="1" w:styleId="ConsPlusNormal">
    <w:name w:val="ConsPlusNormal"/>
    <w:rsid w:val="00580838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af8">
    <w:name w:val="List Paragraph"/>
    <w:aliases w:val="Абзац списка крупного"/>
    <w:basedOn w:val="a"/>
    <w:link w:val="af9"/>
    <w:uiPriority w:val="34"/>
    <w:qFormat/>
    <w:rsid w:val="00734708"/>
    <w:pPr>
      <w:ind w:left="720"/>
      <w:contextualSpacing/>
    </w:pPr>
  </w:style>
  <w:style w:type="character" w:customStyle="1" w:styleId="af9">
    <w:name w:val="Абзац списка Знак"/>
    <w:aliases w:val="Абзац списка крупного Знак"/>
    <w:basedOn w:val="a0"/>
    <w:link w:val="af8"/>
    <w:uiPriority w:val="34"/>
    <w:rsid w:val="00D56B81"/>
    <w:rPr>
      <w:sz w:val="24"/>
      <w:szCs w:val="24"/>
    </w:rPr>
  </w:style>
  <w:style w:type="character" w:styleId="afa">
    <w:name w:val="Strong"/>
    <w:basedOn w:val="a0"/>
    <w:uiPriority w:val="22"/>
    <w:qFormat/>
    <w:rsid w:val="006941F9"/>
    <w:rPr>
      <w:b/>
      <w:bCs/>
    </w:rPr>
  </w:style>
  <w:style w:type="paragraph" w:customStyle="1" w:styleId="ds-markdown-paragraph">
    <w:name w:val="ds-markdown-paragraph"/>
    <w:basedOn w:val="a"/>
    <w:rsid w:val="006941F9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6941F9"/>
    <w:rPr>
      <w:rFonts w:ascii="Courier New" w:eastAsia="Times New Roman" w:hAnsi="Courier New" w:cs="Courier New"/>
      <w:sz w:val="20"/>
      <w:szCs w:val="20"/>
    </w:rPr>
  </w:style>
  <w:style w:type="character" w:styleId="afb">
    <w:name w:val="Emphasis"/>
    <w:basedOn w:val="a0"/>
    <w:uiPriority w:val="20"/>
    <w:qFormat/>
    <w:rsid w:val="006941F9"/>
    <w:rPr>
      <w:i/>
      <w:iCs/>
    </w:rPr>
  </w:style>
  <w:style w:type="character" w:customStyle="1" w:styleId="katex-mathml">
    <w:name w:val="katex-mathml"/>
    <w:basedOn w:val="a0"/>
    <w:rsid w:val="006941F9"/>
  </w:style>
  <w:style w:type="character" w:customStyle="1" w:styleId="mord">
    <w:name w:val="mord"/>
    <w:basedOn w:val="a0"/>
    <w:rsid w:val="006941F9"/>
  </w:style>
  <w:style w:type="character" w:customStyle="1" w:styleId="mrel">
    <w:name w:val="mrel"/>
    <w:basedOn w:val="a0"/>
    <w:rsid w:val="006941F9"/>
  </w:style>
  <w:style w:type="character" w:customStyle="1" w:styleId="mbin">
    <w:name w:val="mbin"/>
    <w:basedOn w:val="a0"/>
    <w:rsid w:val="006941F9"/>
  </w:style>
  <w:style w:type="character" w:customStyle="1" w:styleId="mop">
    <w:name w:val="mop"/>
    <w:basedOn w:val="a0"/>
    <w:rsid w:val="006941F9"/>
  </w:style>
  <w:style w:type="character" w:customStyle="1" w:styleId="vlist-s">
    <w:name w:val="vlist-s"/>
    <w:basedOn w:val="a0"/>
    <w:rsid w:val="006941F9"/>
  </w:style>
  <w:style w:type="character" w:customStyle="1" w:styleId="mopen">
    <w:name w:val="mopen"/>
    <w:basedOn w:val="a0"/>
    <w:rsid w:val="006941F9"/>
  </w:style>
  <w:style w:type="character" w:customStyle="1" w:styleId="mclose">
    <w:name w:val="mclose"/>
    <w:basedOn w:val="a0"/>
    <w:rsid w:val="006941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3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2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96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0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395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95225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7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66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934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89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40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03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24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744045-77F7-4A8A-B2D8-8EF1FD810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34</Pages>
  <Words>8767</Words>
  <Characters>49975</Characters>
  <Application>Microsoft Office Word</Application>
  <DocSecurity>0</DocSecurity>
  <Lines>416</Lines>
  <Paragraphs>117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LinksUpToDate>false</LinksUpToDate>
  <CharactersWithSpaces>58625</CharactersWithSpaces>
  <SharedDoc>false</SharedDoc>
  <HLinks>
    <vt:vector size="174" baseType="variant">
      <vt:variant>
        <vt:i4>1835066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_Toc358621399</vt:lpwstr>
      </vt:variant>
      <vt:variant>
        <vt:i4>1835066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_Toc358621398</vt:lpwstr>
      </vt:variant>
      <vt:variant>
        <vt:i4>1835066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_Toc358621397</vt:lpwstr>
      </vt:variant>
      <vt:variant>
        <vt:i4>1835066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_Toc358621396</vt:lpwstr>
      </vt:variant>
      <vt:variant>
        <vt:i4>1835066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_Toc358621395</vt:lpwstr>
      </vt:variant>
      <vt:variant>
        <vt:i4>1835066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_Toc358621394</vt:lpwstr>
      </vt:variant>
      <vt:variant>
        <vt:i4>1835066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_Toc358621393</vt:lpwstr>
      </vt:variant>
      <vt:variant>
        <vt:i4>1835066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_Toc358621392</vt:lpwstr>
      </vt:variant>
      <vt:variant>
        <vt:i4>1835066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_Toc358621391</vt:lpwstr>
      </vt:variant>
      <vt:variant>
        <vt:i4>1835066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_Toc358621390</vt:lpwstr>
      </vt:variant>
      <vt:variant>
        <vt:i4>1900602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_Toc358621389</vt:lpwstr>
      </vt:variant>
      <vt:variant>
        <vt:i4>1900602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_Toc358621388</vt:lpwstr>
      </vt:variant>
      <vt:variant>
        <vt:i4>1900602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_Toc358621387</vt:lpwstr>
      </vt:variant>
      <vt:variant>
        <vt:i4>1900602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_Toc358621386</vt:lpwstr>
      </vt:variant>
      <vt:variant>
        <vt:i4>1900602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_Toc358621385</vt:lpwstr>
      </vt:variant>
      <vt:variant>
        <vt:i4>1900602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_Toc358621384</vt:lpwstr>
      </vt:variant>
      <vt:variant>
        <vt:i4>1900602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_Toc358621383</vt:lpwstr>
      </vt:variant>
      <vt:variant>
        <vt:i4>1900602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_Toc358621382</vt:lpwstr>
      </vt:variant>
      <vt:variant>
        <vt:i4>1900602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_Toc358621381</vt:lpwstr>
      </vt:variant>
      <vt:variant>
        <vt:i4>1900602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_Toc358621380</vt:lpwstr>
      </vt:variant>
      <vt:variant>
        <vt:i4>1179706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_Toc358621379</vt:lpwstr>
      </vt:variant>
      <vt:variant>
        <vt:i4>1179706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_Toc358621378</vt:lpwstr>
      </vt:variant>
      <vt:variant>
        <vt:i4>1179706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_Toc358621377</vt:lpwstr>
      </vt:variant>
      <vt:variant>
        <vt:i4>1179706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_Toc358621376</vt:lpwstr>
      </vt:variant>
      <vt:variant>
        <vt:i4>1179706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_Toc358621375</vt:lpwstr>
      </vt:variant>
      <vt:variant>
        <vt:i4>1179706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_Toc358621374</vt:lpwstr>
      </vt:variant>
      <vt:variant>
        <vt:i4>1179706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_Toc358621373</vt:lpwstr>
      </vt:variant>
      <vt:variant>
        <vt:i4>1179706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_Toc358621372</vt:lpwstr>
      </vt:variant>
      <vt:variant>
        <vt:i4>1179706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_Toc358621371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cp:lastModifiedBy>_</cp:lastModifiedBy>
  <cp:revision>2</cp:revision>
  <cp:lastPrinted>2013-07-24T13:27:00Z</cp:lastPrinted>
  <dcterms:created xsi:type="dcterms:W3CDTF">2025-11-25T09:50:00Z</dcterms:created>
  <dcterms:modified xsi:type="dcterms:W3CDTF">2025-11-25T09:50:00Z</dcterms:modified>
</cp:coreProperties>
</file>